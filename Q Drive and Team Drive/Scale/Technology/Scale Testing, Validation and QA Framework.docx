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jc w:val="center"/>
        <w:rPr>
          <w:b w:val="1"/>
          <w:sz w:val="28"/>
          <w:szCs w:val="28"/>
        </w:rPr>
      </w:pPr>
      <w:r w:rsidDel="00000000" w:rsidR="00000000" w:rsidRPr="00000000">
        <w:rPr>
          <w:b w:val="1"/>
          <w:sz w:val="28"/>
          <w:szCs w:val="28"/>
          <w:rtl w:val="0"/>
        </w:rPr>
        <w:t xml:space="preserve">Scale Testing, Validation and QA Framework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u w:val="singl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Scale is our distributed mortgage valuation framework written in C++ and implements our proprietary prepayment models (Baton). Scale requires various inputs to run correctly, most of which are stored in files for easy access, but are created from raw data stored in our Sybase IQ Database. The raw data is often transformed via complex SQL queries to create the desired metrics. Once the inputs are created, Scale is designed to be run locally on one machine, or in distributed fashion on many computers. The grid of computers can either be in our Cello office cloud or in a 3rd party cloud (Amazon, Google, etc). Over the months of development, Scale has grown considerably in complexity, and serious thought needs to be given to a robust testing and QA framework.</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Scale can be broken into 3 major components that need substantial validation and testing to ensure correctness. These are: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Data Inputs [CDU files, Historical Mortgage Rates, Historical HPA, etc]</w:t>
      </w:r>
    </w:p>
    <w:p w:rsidR="00000000" w:rsidDel="00000000" w:rsidP="00000000" w:rsidRDefault="00000000" w:rsidRPr="00000000" w14:paraId="00000008">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 Analytics [procedures, functions, algorithms, etc.]</w:t>
      </w:r>
    </w:p>
    <w:p w:rsidR="00000000" w:rsidDel="00000000" w:rsidP="00000000" w:rsidRDefault="00000000" w:rsidRPr="00000000" w14:paraId="00000009">
      <w:pPr>
        <w:numPr>
          <w:ilvl w:val="0"/>
          <w:numId w:val="1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Distributed Computing [grid architecture, compute clusters, distribution algorithms, etc.]</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will outline the steps we are taking to ensure correctness and robustness for each component below.</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u w:val="single"/>
        </w:rPr>
      </w:pPr>
      <w:r w:rsidDel="00000000" w:rsidR="00000000" w:rsidRPr="00000000">
        <w:rPr>
          <w:b w:val="1"/>
          <w:u w:val="single"/>
          <w:rtl w:val="0"/>
        </w:rPr>
        <w:t xml:space="preserve">Data Inputs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raw data used by our data processes in the Scale framework resides primarily on the IQ database. The SQL queries which create the desired metrics from the raw data were originally created by the Research team for the sole purposes of creating our proprietary prepayment models (Baton). As Scale has matured, many of the SQL processes which create Scale inputs have become cumbersome and slow to run. Additionally, the same data is required for 3 major functions.</w:t>
      </w:r>
    </w:p>
    <w:p w:rsidR="00000000" w:rsidDel="00000000" w:rsidP="00000000" w:rsidRDefault="00000000" w:rsidRPr="00000000" w14:paraId="00000010">
      <w:pPr>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Research Team for Prepay Modeling (Baton)</w:t>
      </w:r>
    </w:p>
    <w:p w:rsidR="00000000" w:rsidDel="00000000" w:rsidP="00000000" w:rsidRDefault="00000000" w:rsidRPr="00000000" w14:paraId="00000011">
      <w:pPr>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Symphony Tracking (Created by Scale and used in the Symphony Application)</w:t>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Scale Projections (Scale consumes CDU files for each bond/factor date)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original SQL procedures which were designed for Prepay Modeling have made Symphony tracking and Scale Projections very difficult. Especially the tie-out between these two procedures has been particularly cumbersome. The reasons are mainly:</w:t>
      </w:r>
    </w:p>
    <w:p w:rsidR="00000000" w:rsidDel="00000000" w:rsidP="00000000" w:rsidRDefault="00000000" w:rsidRPr="00000000" w14:paraId="00000014">
      <w:pPr>
        <w:numPr>
          <w:ilvl w:val="0"/>
          <w:numId w:val="1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Time to run the SQL queries to generate Symphony tracking and CDU files is ~5 hours</w:t>
      </w:r>
    </w:p>
    <w:p w:rsidR="00000000" w:rsidDel="00000000" w:rsidP="00000000" w:rsidRDefault="00000000" w:rsidRPr="00000000" w14:paraId="00000015">
      <w:pPr>
        <w:numPr>
          <w:ilvl w:val="0"/>
          <w:numId w:val="1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The process for creating Symphony Tracking and the CDU files are completely separate from each other.</w:t>
      </w:r>
    </w:p>
    <w:p w:rsidR="00000000" w:rsidDel="00000000" w:rsidP="00000000" w:rsidRDefault="00000000" w:rsidRPr="00000000" w14:paraId="00000016">
      <w:pPr>
        <w:numPr>
          <w:ilvl w:val="0"/>
          <w:numId w:val="1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The CDU file generation is owned by IT, the Symphony tracking is owned by research.</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Going forward we want to consolidate our SQL processes to support all 3 functions: Prepay Modeling, Symphony Tracking and CDU Creation.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accomplish this goal we have decided to make 3 changes:</w:t>
      </w:r>
    </w:p>
    <w:p w:rsidR="00000000" w:rsidDel="00000000" w:rsidP="00000000" w:rsidRDefault="00000000" w:rsidRPr="00000000" w14:paraId="00000019">
      <w:pPr>
        <w:numPr>
          <w:ilvl w:val="0"/>
          <w:numId w:val="18"/>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Begin storing our most complex metrics in Scale tables within IQ (ScaleDB)</w:t>
      </w:r>
    </w:p>
    <w:p w:rsidR="00000000" w:rsidDel="00000000" w:rsidP="00000000" w:rsidRDefault="00000000" w:rsidRPr="00000000" w14:paraId="0000001A">
      <w:pPr>
        <w:numPr>
          <w:ilvl w:val="0"/>
          <w:numId w:val="18"/>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Create more modular SQL code to reduce complexity and run time</w:t>
      </w:r>
    </w:p>
    <w:p w:rsidR="00000000" w:rsidDel="00000000" w:rsidP="00000000" w:rsidRDefault="00000000" w:rsidRPr="00000000" w14:paraId="0000001B">
      <w:pPr>
        <w:numPr>
          <w:ilvl w:val="0"/>
          <w:numId w:val="18"/>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Add validation to every metric consumed by the Scale infrastructure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Storing our most complex metrics in Scale tables within IQ is an important step. This way, all functions can reference the data directly rather than invoking expensive SQL queries. Creation and Maintenance of these tables will fall to the Research Team. Because these tables are owned by Research, we will be able to make easy use of a validation framework which will run a battery of tests each time we make a change to our data or when factor dates update.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metrics that are not complex, or are already maintained by IT, we will reference directly in the IT Production tables within IQ. The IT team will be responsible for maintaining and validating the data.</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Creation of modular SQL code will help with run time and with ease of </w:t>
      </w:r>
      <w:commentRangeStart w:id="0"/>
      <w:commentRangeStart w:id="1"/>
      <w:r w:rsidDel="00000000" w:rsidR="00000000" w:rsidRPr="00000000">
        <w:rPr>
          <w:rtl w:val="0"/>
        </w:rPr>
        <w:t xml:space="preserve">validation</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Validation should be run for each metric within each table every time the numbers are re-generated. Number will be regenerated when we fix bugs, when we improve the metric calculation and when factor dates update. The more modular SQL code lends itself well to adding validation for each small process before moving onto the next.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this is complete we should have:</w:t>
      </w:r>
    </w:p>
    <w:p w:rsidR="00000000" w:rsidDel="00000000" w:rsidP="00000000" w:rsidRDefault="00000000" w:rsidRPr="00000000" w14:paraId="00000026">
      <w:pPr>
        <w:numPr>
          <w:ilvl w:val="0"/>
          <w:numId w:val="2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Well defined ownership of each metric used by Scale</w:t>
      </w:r>
    </w:p>
    <w:p w:rsidR="00000000" w:rsidDel="00000000" w:rsidP="00000000" w:rsidRDefault="00000000" w:rsidRPr="00000000" w14:paraId="00000027">
      <w:pPr>
        <w:numPr>
          <w:ilvl w:val="0"/>
          <w:numId w:val="2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Automated data validation for each metric/table (Scale or IT)</w:t>
      </w:r>
    </w:p>
    <w:p w:rsidR="00000000" w:rsidDel="00000000" w:rsidP="00000000" w:rsidRDefault="00000000" w:rsidRPr="00000000" w14:paraId="00000028">
      <w:pPr>
        <w:numPr>
          <w:ilvl w:val="0"/>
          <w:numId w:val="2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Simpler/Faster and more Robust process for our 3 main functions: Prepay Modeling, Symphony Tracking and Scale Projections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u w:val="single"/>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u w:val="single"/>
          <w:rtl w:val="0"/>
        </w:rPr>
        <w:t xml:space="preserve">C++ Analytics</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Scale was designed from the beginning to be modular for the purposes of testing every component individually. However, as Scale grows in complexity, a real concern is that bugs in the code or data errors could lead to incorrect results. A well designed testing framework could help substantially to catch errors before they make it into a production environment. The framework needs to be largely automated, as the Scale system has a great number of potential code paths which need to be tested individually. Too many paths for any developer to test manually on his/her own. A first step would be to automate the testing of each individual module independently. This would ensure the same inputs always lead to the same output, unless of course the developer makes an improvement to the process. For example, a Yield Curve can be built on any business day in the past, and uses several inputs from the user for construction. Given the same input date and other inputs the yield curve output should be identical each time we run the Yield Curve Module within Scale. The same testing process could be automated for: Yield Curve, Rate Paths, HPA Paths, Mortgage Rate Paths, Media Effect Paths, Prepayment Projections, and Cashflow Projections.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second step is also required which will test an entire process from start to finish and ensure correctness for the entire run, rather than the individual modules. For example, calculating a Bond’s OAS, Effective Duration, Key Rate Durations, Vol Durations, Spread Durations, etc. should also be part of our testing and validation framework. Similar to the individual module tests, we can compare the output from production code with output from development code. In few cases we want to ensure the results are exactly the same from the production run to the developement run. This type of change might increase speed of calculation, or a general code refactor which shouldn’t change the results. However, in most cases the changes that a developer is making will modify the results in a desirable way. What we are guarding against is the possibility that the developer inadvertently made changes to other areas of Scale.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catch these type of devious errors, the validation framework can make use of a feature which has been built into Scale specifically for this purpose. This is the ability to output any intermediate module results while running a larger process. For example, Scale can calculate a Bond’s OAS, but at the same time it allows the user to output any or all of the intermediate module results. The user could choose to output the Yield Curve or the Mortgage Rates Paths, or the Cashflows Paths or anything else. The validation framework can now zoom in on the particular part of the total results which differ from Production run to Development run. The developer might see that the Cashflows and Prepayment Paths are different, but the Yield Curve, HPA Paths, Interest Rate Paths and Mortgage Rate Paths are unchanged. He or she can now be sure that his or her code changes did not impact certain Scale Modules, but did impact others. The developer can decide whether his/her changes make sense where the results are different, but be confident that the changes did not impact other areas of Scale inadvertently.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area that developers need to check is the time it takes to run the calculations.  How much time increase or reduction is expected each time new codes are put in to enhance or optimize the algorithm.  If suddenly the time it takes is much longer than it was, then developers should be alerted.</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u w:val="single"/>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u w:val="single"/>
        </w:rPr>
      </w:pPr>
      <w:r w:rsidDel="00000000" w:rsidR="00000000" w:rsidRPr="00000000">
        <w:rPr>
          <w:u w:val="single"/>
          <w:rtl w:val="0"/>
        </w:rPr>
        <w:t xml:space="preserve">Scale Code Testing Suite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need a framework for running tests and validations between different versions of Scale: Dev vs Prod, Dev vs Working Copy, etc.</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i w:val="1"/>
        </w:rPr>
      </w:pPr>
      <w:r w:rsidDel="00000000" w:rsidR="00000000" w:rsidRPr="00000000">
        <w:rPr>
          <w:b w:val="1"/>
          <w:i w:val="1"/>
          <w:rtl w:val="0"/>
        </w:rPr>
        <w:t xml:space="preserve">Features</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Run a battery of stored tests which compare output sections in a easy to navigate format. ex) each JSON section is compared separately</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Summary report which identifies which tests are passed and which show differences</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Ability to run small development version tests which can identify memory leaks</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Performance tests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i w:val="1"/>
        </w:rPr>
      </w:pPr>
      <w:r w:rsidDel="00000000" w:rsidR="00000000" w:rsidRPr="00000000">
        <w:rPr>
          <w:b w:val="1"/>
          <w:i w:val="1"/>
          <w:rtl w:val="0"/>
        </w:rPr>
        <w:t xml:space="preserve">Goals</w:t>
      </w:r>
    </w:p>
    <w:p w:rsidR="00000000" w:rsidDel="00000000" w:rsidP="00000000" w:rsidRDefault="00000000" w:rsidRPr="00000000" w14:paraId="0000003E">
      <w:pPr>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Ensure we don’t introduce unexpected changes to our code base</w:t>
      </w:r>
    </w:p>
    <w:p w:rsidR="00000000" w:rsidDel="00000000" w:rsidP="00000000" w:rsidRDefault="00000000" w:rsidRPr="00000000" w14:paraId="0000003F">
      <w:pPr>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Easily track down where unexpected changes have occurred: ex) yield curves, mortgage rates, and prepays are identical, but cashflows are different. Problem must be in CF generation</w:t>
      </w:r>
    </w:p>
    <w:p w:rsidR="00000000" w:rsidDel="00000000" w:rsidP="00000000" w:rsidRDefault="00000000" w:rsidRPr="00000000" w14:paraId="00000040">
      <w:pPr>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Identify memory leaks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i w:val="1"/>
        </w:rPr>
      </w:pPr>
      <w:r w:rsidDel="00000000" w:rsidR="00000000" w:rsidRPr="00000000">
        <w:rPr>
          <w:b w:val="1"/>
          <w:i w:val="1"/>
          <w:rtl w:val="0"/>
        </w:rPr>
        <w:t xml:space="preserve">Ideas</w:t>
      </w:r>
    </w:p>
    <w:p w:rsidR="00000000" w:rsidDel="00000000" w:rsidP="00000000" w:rsidRDefault="00000000" w:rsidRPr="00000000" w14:paraId="00000042">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Application should be in C# for ease of JSON manipulation</w:t>
      </w:r>
    </w:p>
    <w:p w:rsidR="00000000" w:rsidDel="00000000" w:rsidP="00000000" w:rsidRDefault="00000000" w:rsidRPr="00000000" w14:paraId="00000043">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Application should not influence the production grid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u w:val="single"/>
        </w:rPr>
      </w:pPr>
      <w:r w:rsidDel="00000000" w:rsidR="00000000" w:rsidRPr="00000000">
        <w:rPr>
          <w:u w:val="single"/>
          <w:rtl w:val="0"/>
        </w:rPr>
        <w:t xml:space="preserve">Scale Code End-to-End Tests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need to compare outputs for different versions of Scale for the following analytics: </w:t>
      </w:r>
      <w:r w:rsidDel="00000000" w:rsidR="00000000" w:rsidRPr="00000000">
        <w:rPr>
          <w:rtl w:val="0"/>
        </w:rPr>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Initial Yield Curve</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Interest Rate Paths</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Mortgage Rate Paths</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HPI (House Price Index) Paths</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MCAI (Mortgage Credit Availability Index) Paths</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Media Effect Paths</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Cash Flow Paths</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Prepayment Paths</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Valuations:</w:t>
      </w:r>
    </w:p>
    <w:p w:rsidR="00000000" w:rsidDel="00000000" w:rsidP="00000000" w:rsidRDefault="00000000" w:rsidRPr="00000000" w14:paraId="00000050">
      <w:pPr>
        <w:numPr>
          <w:ilvl w:val="1"/>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Yield</w:t>
      </w:r>
    </w:p>
    <w:p w:rsidR="00000000" w:rsidDel="00000000" w:rsidP="00000000" w:rsidRDefault="00000000" w:rsidRPr="00000000" w14:paraId="00000051">
      <w:pPr>
        <w:numPr>
          <w:ilvl w:val="1"/>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OAS</w:t>
      </w:r>
    </w:p>
    <w:p w:rsidR="00000000" w:rsidDel="00000000" w:rsidP="00000000" w:rsidRDefault="00000000" w:rsidRPr="00000000" w14:paraId="00000052">
      <w:pPr>
        <w:numPr>
          <w:ilvl w:val="1"/>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Effective Durations and Convexities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should run 50 paths. The collateral should be run both as a single repline and as a collection of multiple replines.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u w:val="single"/>
        </w:rPr>
      </w:pPr>
      <w:r w:rsidDel="00000000" w:rsidR="00000000" w:rsidRPr="00000000">
        <w:rPr>
          <w:u w:val="single"/>
          <w:rtl w:val="0"/>
        </w:rPr>
        <w:t xml:space="preserve">Scale Code Testing Benchmarks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need a standard set of benchmark securities to run the end-to-end tests on:</w:t>
      </w:r>
    </w:p>
    <w:p w:rsidR="00000000" w:rsidDel="00000000" w:rsidP="00000000" w:rsidRDefault="00000000" w:rsidRPr="00000000" w14:paraId="00000058">
      <w:pPr>
        <w:numPr>
          <w:ilvl w:val="0"/>
          <w:numId w:val="19"/>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All 30-year FNMA and GNMA TBAs</w:t>
      </w:r>
    </w:p>
    <w:p w:rsidR="00000000" w:rsidDel="00000000" w:rsidP="00000000" w:rsidRDefault="00000000" w:rsidRPr="00000000" w14:paraId="00000059">
      <w:pPr>
        <w:numPr>
          <w:ilvl w:val="0"/>
          <w:numId w:val="19"/>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All 30-year FNMA IOS</w:t>
      </w:r>
    </w:p>
    <w:p w:rsidR="00000000" w:rsidDel="00000000" w:rsidP="00000000" w:rsidRDefault="00000000" w:rsidRPr="00000000" w14:paraId="0000005A">
      <w:pPr>
        <w:numPr>
          <w:ilvl w:val="0"/>
          <w:numId w:val="19"/>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2 conventional and 2 GNMA CMOs (both 30-years) from the Portfolio</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Later on we can add 15-year and 20-year products to the Test suite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u w:val="single"/>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u w:val="single"/>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u w:val="single"/>
        </w:rPr>
      </w:pPr>
      <w:r w:rsidDel="00000000" w:rsidR="00000000" w:rsidRPr="00000000">
        <w:rPr>
          <w:b w:val="1"/>
          <w:u w:val="single"/>
          <w:rtl w:val="0"/>
        </w:rPr>
        <w:t xml:space="preserve">Distributed Computing</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u w:val="single"/>
        </w:rPr>
      </w:pPr>
      <w:r w:rsidDel="00000000" w:rsidR="00000000" w:rsidRPr="00000000">
        <w:rPr>
          <w:rtl w:val="0"/>
        </w:rPr>
      </w:r>
    </w:p>
    <w:p w:rsidR="00000000" w:rsidDel="00000000" w:rsidP="00000000" w:rsidRDefault="00000000" w:rsidRPr="00000000" w14:paraId="00000061">
      <w:pPr>
        <w:numPr>
          <w:ilvl w:val="0"/>
          <w:numId w:val="1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Compare the result based on distributed vs stand alone environments</w:t>
      </w:r>
    </w:p>
    <w:p w:rsidR="00000000" w:rsidDel="00000000" w:rsidP="00000000" w:rsidRDefault="00000000" w:rsidRPr="00000000" w14:paraId="00000062">
      <w:pPr>
        <w:numPr>
          <w:ilvl w:val="0"/>
          <w:numId w:val="1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Examine the workload and load balancing of the distributed compute farm capacity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sz w:val="36"/>
          <w:szCs w:val="36"/>
        </w:rPr>
      </w:pPr>
      <w:r w:rsidDel="00000000" w:rsidR="00000000" w:rsidRPr="00000000">
        <w:rPr>
          <w:b w:val="1"/>
          <w:sz w:val="36"/>
          <w:szCs w:val="36"/>
          <w:rtl w:val="0"/>
        </w:rPr>
        <w:t xml:space="preserve">Appendix A - Detailed Test Cases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u w:val="single"/>
        </w:rPr>
      </w:pPr>
      <w:r w:rsidDel="00000000" w:rsidR="00000000" w:rsidRPr="00000000">
        <w:rPr>
          <w:b w:val="1"/>
          <w:u w:val="single"/>
          <w:rtl w:val="0"/>
        </w:rPr>
        <w:t xml:space="preserve">New Code Regression and Validation Tests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test cases below can serve as either Regression tests and Validation of New Code tests.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Regression test meaning that we should reproduce exactly the same results as previously. </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Code tests meaning that we validate the changes in output due to our changes in the code-base.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Scale module should be </w:t>
      </w:r>
      <w:ins w:author="Neo Wang" w:id="0" w:date="2016-09-16T15:43:32Z">
        <w:r w:rsidDel="00000000" w:rsidR="00000000" w:rsidRPr="00000000">
          <w:rPr>
            <w:rtl w:val="0"/>
          </w:rPr>
          <w:t xml:space="preserve">tested </w:t>
        </w:r>
      </w:ins>
      <w:r w:rsidDel="00000000" w:rsidR="00000000" w:rsidRPr="00000000">
        <w:rPr>
          <w:rtl w:val="0"/>
        </w:rPr>
        <w:t xml:space="preserve">independently. Listed below are some parameters that can be used for different test cases.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Replines</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Yield Book Names</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Factor Dates</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Repline Algorithms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HPI (House Price Index) Paths</w:t>
      </w:r>
    </w:p>
    <w:p w:rsidR="00000000" w:rsidDel="00000000" w:rsidP="00000000" w:rsidRDefault="00000000" w:rsidRPr="00000000" w14:paraId="00000076">
      <w:pPr>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Factor Dates</w:t>
      </w:r>
    </w:p>
    <w:p w:rsidR="00000000" w:rsidDel="00000000" w:rsidP="00000000" w:rsidRDefault="00000000" w:rsidRPr="00000000" w14:paraId="00000077">
      <w:pPr>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Constant HPA Values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MCAI (Mortgage Credit Availability Index) Paths</w:t>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Factor Dates</w:t>
      </w:r>
    </w:p>
    <w:p w:rsidR="00000000" w:rsidDel="00000000" w:rsidP="00000000" w:rsidRDefault="00000000" w:rsidRPr="00000000" w14:paraId="0000007B">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Constant MCAI Appreciation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Yield Curve</w:t>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Curve Dates</w:t>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Shifts Up/Down</w:t>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Yield Curve Floor on and off</w:t>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Key Rate Durations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Interest Rate Paths</w:t>
      </w:r>
    </w:p>
    <w:p w:rsidR="00000000" w:rsidDel="00000000" w:rsidP="00000000" w:rsidRDefault="00000000" w:rsidRPr="00000000" w14:paraId="00000084">
      <w:pPr>
        <w:numPr>
          <w:ilvl w:val="0"/>
          <w:numId w:val="1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Seed Values</w:t>
      </w:r>
    </w:p>
    <w:p w:rsidR="00000000" w:rsidDel="00000000" w:rsidP="00000000" w:rsidRDefault="00000000" w:rsidRPr="00000000" w14:paraId="00000085">
      <w:pPr>
        <w:numPr>
          <w:ilvl w:val="0"/>
          <w:numId w:val="1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Curve Dates</w:t>
      </w:r>
    </w:p>
    <w:p w:rsidR="00000000" w:rsidDel="00000000" w:rsidP="00000000" w:rsidRDefault="00000000" w:rsidRPr="00000000" w14:paraId="00000086">
      <w:pPr>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Shifts Up/Down</w:t>
      </w:r>
    </w:p>
    <w:p w:rsidR="00000000" w:rsidDel="00000000" w:rsidP="00000000" w:rsidRDefault="00000000" w:rsidRPr="00000000" w14:paraId="00000087">
      <w:pPr>
        <w:numPr>
          <w:ilvl w:val="0"/>
          <w:numId w:val="1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HW Calibration Date</w:t>
      </w:r>
    </w:p>
    <w:p w:rsidR="00000000" w:rsidDel="00000000" w:rsidP="00000000" w:rsidRDefault="00000000" w:rsidRPr="00000000" w14:paraId="00000088">
      <w:pPr>
        <w:numPr>
          <w:ilvl w:val="0"/>
          <w:numId w:val="1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Vol Shifts</w:t>
      </w:r>
    </w:p>
    <w:p w:rsidR="00000000" w:rsidDel="00000000" w:rsidP="00000000" w:rsidRDefault="00000000" w:rsidRPr="00000000" w14:paraId="00000089">
      <w:pPr>
        <w:numPr>
          <w:ilvl w:val="0"/>
          <w:numId w:val="1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Scenarios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Mortgage Rate Paths</w:t>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Curve Dates</w:t>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Current Coupon Shifts</w:t>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Scenarios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 Effect Paths</w:t>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Curve Dates</w:t>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Prepay Model Shifts</w:t>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Scenarios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Prepayment Paths</w:t>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Yield Book Names</w:t>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Curve Dates</w:t>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Factor Dates</w:t>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Constant HPA Values</w:t>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Dials</w:t>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Scenarios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Cash Flow Paths</w:t>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Yield Book Names</w:t>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Curve Dates</w:t>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Factor Dates</w:t>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Scenarios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Valuations</w:t>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Yield Book Names</w:t>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Curve Dates</w:t>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Factor Dates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b w:val="1"/>
          <w:u w:val="single"/>
        </w:rPr>
      </w:pPr>
      <w:r w:rsidDel="00000000" w:rsidR="00000000" w:rsidRPr="00000000">
        <w:rPr>
          <w:b w:val="1"/>
          <w:u w:val="single"/>
          <w:rtl w:val="0"/>
        </w:rPr>
        <w:t xml:space="preserve">Stand-Alone vs Distributed vs Caching Tests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test cases below can serve as Regression tests between stand-alone Scale applications and Distributed Scale applications and Caching Scale Applications.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Stand-Alone Tests are run first.</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Valuations</w:t>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Yield Book Names</w:t>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Curve Dates</w:t>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Factor Dates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Caching Tests and Distributed Tests will be run next and compared with the results from stand-alone.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b w:val="1"/>
          <w:u w:val="single"/>
        </w:rPr>
      </w:pPr>
      <w:r w:rsidDel="00000000" w:rsidR="00000000" w:rsidRPr="00000000">
        <w:rPr>
          <w:b w:val="1"/>
          <w:u w:val="single"/>
          <w:rtl w:val="0"/>
        </w:rPr>
        <w:t xml:space="preserve">Speed Tests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goal is to ensure that we don’t slow Scale down as we change our code.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Steps:</w:t>
      </w:r>
    </w:p>
    <w:p w:rsidR="00000000" w:rsidDel="00000000" w:rsidP="00000000" w:rsidRDefault="00000000" w:rsidRPr="00000000" w14:paraId="000000BC">
      <w:pPr>
        <w:numPr>
          <w:ilvl w:val="0"/>
          <w:numId w:val="1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Set the Logging to TIME</w:t>
      </w:r>
    </w:p>
    <w:p w:rsidR="00000000" w:rsidDel="00000000" w:rsidP="00000000" w:rsidRDefault="00000000" w:rsidRPr="00000000" w14:paraId="000000BD">
      <w:pPr>
        <w:numPr>
          <w:ilvl w:val="0"/>
          <w:numId w:val="1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Set Run Distributed to N</w:t>
      </w:r>
    </w:p>
    <w:p w:rsidR="00000000" w:rsidDel="00000000" w:rsidP="00000000" w:rsidRDefault="00000000" w:rsidRPr="00000000" w14:paraId="000000BE">
      <w:pPr>
        <w:numPr>
          <w:ilvl w:val="0"/>
          <w:numId w:val="1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Set Enable Caching to N</w:t>
      </w:r>
    </w:p>
    <w:p w:rsidR="00000000" w:rsidDel="00000000" w:rsidP="00000000" w:rsidRDefault="00000000" w:rsidRPr="00000000" w14:paraId="000000BF">
      <w:pPr>
        <w:numPr>
          <w:ilvl w:val="0"/>
          <w:numId w:val="1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Run several bonds for OAS and OAS w/ partials. </w:t>
      </w:r>
    </w:p>
    <w:p w:rsidR="00000000" w:rsidDel="00000000" w:rsidP="00000000" w:rsidRDefault="00000000" w:rsidRPr="00000000" w14:paraId="000000C0">
      <w:pPr>
        <w:numPr>
          <w:ilvl w:val="0"/>
          <w:numId w:val="1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Check the timestamps in the log file</w:t>
      </w:r>
    </w:p>
    <w:p w:rsidR="00000000" w:rsidDel="00000000" w:rsidP="00000000" w:rsidRDefault="00000000" w:rsidRPr="00000000" w14:paraId="000000C1">
      <w:pPr>
        <w:numPr>
          <w:ilvl w:val="0"/>
          <w:numId w:val="1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Compare with previous runs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b w:val="1"/>
          <w:u w:val="single"/>
        </w:rPr>
      </w:pPr>
      <w:r w:rsidDel="00000000" w:rsidR="00000000" w:rsidRPr="00000000">
        <w:rPr>
          <w:b w:val="1"/>
          <w:u w:val="single"/>
          <w:rtl w:val="0"/>
        </w:rPr>
        <w:t xml:space="preserve">Memory Leak Tests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goal is to ensure that we don’t allow memory leaks to enter Scale as we change our code.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Steps:</w:t>
      </w:r>
    </w:p>
    <w:p w:rsidR="00000000" w:rsidDel="00000000" w:rsidP="00000000" w:rsidRDefault="00000000" w:rsidRPr="00000000" w14:paraId="000000C9">
      <w:pPr>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Build Scale in Debug mode</w:t>
      </w:r>
    </w:p>
    <w:p w:rsidR="00000000" w:rsidDel="00000000" w:rsidP="00000000" w:rsidRDefault="00000000" w:rsidRPr="00000000" w14:paraId="000000CA">
      <w:pPr>
        <w:numPr>
          <w:ilvl w:val="0"/>
          <w:numId w:val="1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Run several bonds for OAS and OAS w/ partials</w:t>
      </w:r>
    </w:p>
    <w:p w:rsidR="00000000" w:rsidDel="00000000" w:rsidP="00000000" w:rsidRDefault="00000000" w:rsidRPr="00000000" w14:paraId="000000CB">
      <w:pPr>
        <w:numPr>
          <w:ilvl w:val="0"/>
          <w:numId w:val="1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Ensure VLD does not find any leaks or other problems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Unknown" w:id="0" w:date="2016-06-29T20:20:11Z">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the creation of SQL code distributed amongst various parties? Do we have a sense for what the best practices in this case?</w:t>
      </w:r>
    </w:p>
  </w:comment>
  <w:comment w:author="Unknown" w:id="1" w:date="2016-06-29T20:52:04Z">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really distributed. If research needs a new metric, then it will create the SQL and store the values in the scale tables. We may even have different versions that we keep track of over time: burnout, etc. IT will of course maintain their production tables and metrics.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