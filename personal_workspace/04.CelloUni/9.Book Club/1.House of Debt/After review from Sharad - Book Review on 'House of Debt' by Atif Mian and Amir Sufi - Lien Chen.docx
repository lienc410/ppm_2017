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1FA1B1" w14:textId="7EBBA0B0" w:rsidR="00051F03" w:rsidRDefault="00051F03" w:rsidP="00051F03">
      <w:pPr>
        <w:pStyle w:val="Heading1"/>
      </w:pPr>
      <w:r>
        <w:t xml:space="preserve">Book Review on </w:t>
      </w:r>
      <w:r w:rsidRPr="00051F03">
        <w:t xml:space="preserve">'House of Debt' by </w:t>
      </w:r>
      <w:proofErr w:type="spellStart"/>
      <w:r w:rsidRPr="00051F03">
        <w:t>Atif</w:t>
      </w:r>
      <w:proofErr w:type="spellEnd"/>
      <w:r w:rsidRPr="00051F03">
        <w:t xml:space="preserve"> </w:t>
      </w:r>
      <w:proofErr w:type="spellStart"/>
      <w:r w:rsidRPr="00051F03">
        <w:t>Mian</w:t>
      </w:r>
      <w:proofErr w:type="spellEnd"/>
      <w:r w:rsidRPr="00051F03">
        <w:t xml:space="preserve"> and Amir Sufi</w:t>
      </w:r>
    </w:p>
    <w:p w14:paraId="788AD8CA" w14:textId="77777777" w:rsidR="00051F03" w:rsidRDefault="00051F03" w:rsidP="00051F03">
      <w:pPr>
        <w:spacing w:after="0" w:line="240" w:lineRule="auto"/>
        <w:rPr>
          <w:sz w:val="24"/>
          <w:szCs w:val="24"/>
        </w:rPr>
      </w:pPr>
    </w:p>
    <w:p w14:paraId="012E520E" w14:textId="77777777" w:rsidR="00051F03" w:rsidRDefault="00051F03" w:rsidP="00051F03">
      <w:pPr>
        <w:spacing w:after="0" w:line="240" w:lineRule="auto"/>
        <w:rPr>
          <w:sz w:val="24"/>
          <w:szCs w:val="24"/>
        </w:rPr>
      </w:pPr>
    </w:p>
    <w:p w14:paraId="34B02CC5" w14:textId="565F5CD1" w:rsidR="002A5C90" w:rsidRDefault="00051F03" w:rsidP="00051F03">
      <w:pPr>
        <w:spacing w:after="0" w:line="240" w:lineRule="auto"/>
        <w:rPr>
          <w:sz w:val="24"/>
          <w:szCs w:val="24"/>
        </w:rPr>
      </w:pPr>
      <w:r w:rsidRPr="00051F03">
        <w:rPr>
          <w:sz w:val="24"/>
          <w:szCs w:val="24"/>
        </w:rPr>
        <w:t xml:space="preserve">“How they (and you) caused the Great Recession, and how we can prevent it from happening again?” as the subheading of the book "House of Debt", </w:t>
      </w:r>
      <w:proofErr w:type="spellStart"/>
      <w:r w:rsidRPr="00051F03">
        <w:rPr>
          <w:sz w:val="24"/>
          <w:szCs w:val="24"/>
        </w:rPr>
        <w:t>Mian</w:t>
      </w:r>
      <w:proofErr w:type="spellEnd"/>
      <w:r w:rsidRPr="00051F03">
        <w:rPr>
          <w:sz w:val="24"/>
          <w:szCs w:val="24"/>
        </w:rPr>
        <w:t xml:space="preserve"> and Sufi raise the questions discussed by </w:t>
      </w:r>
      <w:ins w:id="0" w:author="Sharad Chaudhary" w:date="2015-03-15T12:33:00Z">
        <w:r w:rsidR="00A030E9">
          <w:rPr>
            <w:sz w:val="24"/>
            <w:szCs w:val="24"/>
          </w:rPr>
          <w:t xml:space="preserve">a </w:t>
        </w:r>
      </w:ins>
      <w:r w:rsidRPr="00051F03">
        <w:rPr>
          <w:sz w:val="24"/>
          <w:szCs w:val="24"/>
        </w:rPr>
        <w:t>large</w:t>
      </w:r>
      <w:ins w:id="1" w:author="Sharad Chaudhary" w:date="2015-03-15T12:34:00Z">
        <w:r w:rsidR="00A030E9">
          <w:rPr>
            <w:sz w:val="24"/>
            <w:szCs w:val="24"/>
          </w:rPr>
          <w:t xml:space="preserve"> number</w:t>
        </w:r>
      </w:ins>
      <w:del w:id="2" w:author="Sharad Chaudhary" w:date="2015-03-15T12:34:00Z">
        <w:r w:rsidRPr="00051F03" w:rsidDel="00A030E9">
          <w:rPr>
            <w:sz w:val="24"/>
            <w:szCs w:val="24"/>
          </w:rPr>
          <w:delText xml:space="preserve"> amount</w:delText>
        </w:r>
      </w:del>
      <w:r w:rsidRPr="00051F03">
        <w:rPr>
          <w:sz w:val="24"/>
          <w:szCs w:val="24"/>
        </w:rPr>
        <w:t xml:space="preserve"> of economists after 2008,  but through a </w:t>
      </w:r>
      <w:ins w:id="3" w:author="Sharad Chaudhary" w:date="2015-03-15T12:34:00Z">
        <w:r w:rsidR="00A030E9">
          <w:rPr>
            <w:sz w:val="24"/>
            <w:szCs w:val="24"/>
          </w:rPr>
          <w:t xml:space="preserve">path breaking </w:t>
        </w:r>
      </w:ins>
      <w:del w:id="4" w:author="Sharad Chaudhary" w:date="2015-03-15T12:34:00Z">
        <w:r w:rsidRPr="00051F03" w:rsidDel="00A030E9">
          <w:rPr>
            <w:sz w:val="24"/>
            <w:szCs w:val="24"/>
          </w:rPr>
          <w:delText xml:space="preserve">breaking-path </w:delText>
        </w:r>
      </w:del>
      <w:r w:rsidRPr="00051F03">
        <w:rPr>
          <w:sz w:val="24"/>
          <w:szCs w:val="24"/>
        </w:rPr>
        <w:t xml:space="preserve">approach. And those two questions reflect the </w:t>
      </w:r>
      <w:proofErr w:type="gramStart"/>
      <w:r w:rsidRPr="00051F03">
        <w:rPr>
          <w:sz w:val="24"/>
          <w:szCs w:val="24"/>
        </w:rPr>
        <w:t>authors‘ outline</w:t>
      </w:r>
      <w:proofErr w:type="gramEnd"/>
      <w:r w:rsidRPr="00051F03">
        <w:rPr>
          <w:sz w:val="24"/>
          <w:szCs w:val="24"/>
        </w:rPr>
        <w:t xml:space="preserve"> of writing the book: identify problems, analyze problems and solve the problems. </w:t>
      </w:r>
      <w:ins w:id="5" w:author="Sharad Chaudhary" w:date="2015-03-15T12:34:00Z">
        <w:r w:rsidR="00A030E9">
          <w:rPr>
            <w:sz w:val="24"/>
            <w:szCs w:val="24"/>
          </w:rPr>
          <w:t>While</w:t>
        </w:r>
      </w:ins>
      <w:del w:id="6" w:author="Sharad Chaudhary" w:date="2015-03-15T12:34:00Z">
        <w:r w:rsidRPr="00051F03" w:rsidDel="00A030E9">
          <w:rPr>
            <w:sz w:val="24"/>
            <w:szCs w:val="24"/>
          </w:rPr>
          <w:delText>If</w:delText>
        </w:r>
      </w:del>
      <w:r w:rsidRPr="00051F03">
        <w:rPr>
          <w:sz w:val="24"/>
          <w:szCs w:val="24"/>
        </w:rPr>
        <w:t xml:space="preserve"> we </w:t>
      </w:r>
      <w:ins w:id="7" w:author="Sharad Chaudhary" w:date="2015-03-15T12:35:00Z">
        <w:r w:rsidR="00A030E9">
          <w:rPr>
            <w:sz w:val="24"/>
            <w:szCs w:val="24"/>
          </w:rPr>
          <w:t xml:space="preserve">can </w:t>
        </w:r>
      </w:ins>
      <w:r w:rsidRPr="00051F03">
        <w:rPr>
          <w:sz w:val="24"/>
          <w:szCs w:val="24"/>
        </w:rPr>
        <w:t>rate the identify</w:t>
      </w:r>
      <w:ins w:id="8" w:author="Sharad Chaudhary" w:date="2015-03-15T12:34:00Z">
        <w:r w:rsidR="00A030E9">
          <w:rPr>
            <w:sz w:val="24"/>
            <w:szCs w:val="24"/>
          </w:rPr>
          <w:t>ing</w:t>
        </w:r>
      </w:ins>
      <w:r w:rsidRPr="00051F03">
        <w:rPr>
          <w:sz w:val="24"/>
          <w:szCs w:val="24"/>
        </w:rPr>
        <w:t xml:space="preserve"> problem</w:t>
      </w:r>
      <w:ins w:id="9" w:author="Sharad Chaudhary" w:date="2015-03-15T12:34:00Z">
        <w:r w:rsidR="00A030E9">
          <w:rPr>
            <w:sz w:val="24"/>
            <w:szCs w:val="24"/>
          </w:rPr>
          <w:t>s</w:t>
        </w:r>
      </w:ins>
      <w:r w:rsidRPr="00051F03">
        <w:rPr>
          <w:sz w:val="24"/>
          <w:szCs w:val="24"/>
        </w:rPr>
        <w:t xml:space="preserve"> and analyz</w:t>
      </w:r>
      <w:ins w:id="10" w:author="Sharad Chaudhary" w:date="2015-03-15T12:34:00Z">
        <w:r w:rsidR="00A030E9">
          <w:rPr>
            <w:sz w:val="24"/>
            <w:szCs w:val="24"/>
          </w:rPr>
          <w:t>ing</w:t>
        </w:r>
      </w:ins>
      <w:del w:id="11" w:author="Sharad Chaudhary" w:date="2015-03-15T12:34:00Z">
        <w:r w:rsidRPr="00051F03" w:rsidDel="00A030E9">
          <w:rPr>
            <w:sz w:val="24"/>
            <w:szCs w:val="24"/>
          </w:rPr>
          <w:delText>e</w:delText>
        </w:r>
      </w:del>
      <w:r w:rsidRPr="00051F03">
        <w:rPr>
          <w:sz w:val="24"/>
          <w:szCs w:val="24"/>
        </w:rPr>
        <w:t xml:space="preserve"> problem parts of the book as five-star</w:t>
      </w:r>
      <w:ins w:id="12" w:author="Sharad Chaudhary" w:date="2015-03-15T12:34:00Z">
        <w:r w:rsidR="00A030E9">
          <w:rPr>
            <w:sz w:val="24"/>
            <w:szCs w:val="24"/>
          </w:rPr>
          <w:t xml:space="preserve"> efforts</w:t>
        </w:r>
      </w:ins>
      <w:r w:rsidRPr="00051F03">
        <w:rPr>
          <w:sz w:val="24"/>
          <w:szCs w:val="24"/>
        </w:rPr>
        <w:t>, the authors' solution seem</w:t>
      </w:r>
      <w:del w:id="13" w:author="Sharad Chaudhary" w:date="2015-03-15T12:35:00Z">
        <w:r w:rsidRPr="00051F03" w:rsidDel="00A030E9">
          <w:rPr>
            <w:sz w:val="24"/>
            <w:szCs w:val="24"/>
          </w:rPr>
          <w:delText>s</w:delText>
        </w:r>
      </w:del>
      <w:r w:rsidRPr="00051F03">
        <w:rPr>
          <w:sz w:val="24"/>
          <w:szCs w:val="24"/>
        </w:rPr>
        <w:t xml:space="preserve"> to be less feasible.  </w:t>
      </w:r>
    </w:p>
    <w:p w14:paraId="18ADED73" w14:textId="77777777" w:rsidR="00051F03" w:rsidRPr="00051F03" w:rsidRDefault="00051F03" w:rsidP="00051F03">
      <w:pPr>
        <w:spacing w:after="0" w:line="240" w:lineRule="auto"/>
        <w:rPr>
          <w:sz w:val="24"/>
          <w:szCs w:val="24"/>
        </w:rPr>
      </w:pPr>
    </w:p>
    <w:p w14:paraId="079FE87D" w14:textId="4EBF028E" w:rsidR="002A5C90" w:rsidRDefault="002A5C90" w:rsidP="00051F03">
      <w:pPr>
        <w:spacing w:after="0" w:line="240" w:lineRule="auto"/>
        <w:rPr>
          <w:sz w:val="24"/>
          <w:szCs w:val="24"/>
        </w:rPr>
      </w:pPr>
      <w:r w:rsidRPr="00051F03">
        <w:rPr>
          <w:sz w:val="24"/>
          <w:szCs w:val="24"/>
        </w:rPr>
        <w:t>What happened to our economy and to the people</w:t>
      </w:r>
      <w:ins w:id="14" w:author="Sharad Chaudhary" w:date="2015-03-15T12:35:00Z">
        <w:r w:rsidR="00A030E9">
          <w:rPr>
            <w:sz w:val="24"/>
            <w:szCs w:val="24"/>
          </w:rPr>
          <w:t xml:space="preserve"> in the Great Recession</w:t>
        </w:r>
      </w:ins>
      <w:r w:rsidRPr="00051F03">
        <w:rPr>
          <w:sz w:val="24"/>
          <w:szCs w:val="24"/>
        </w:rPr>
        <w:t>? Other than describe the financial crisis on Wall Street, or the critical moment of Lehmann's fail</w:t>
      </w:r>
      <w:ins w:id="15" w:author="Sharad Chaudhary" w:date="2015-03-15T12:35:00Z">
        <w:r w:rsidR="00A030E9">
          <w:rPr>
            <w:sz w:val="24"/>
            <w:szCs w:val="24"/>
          </w:rPr>
          <w:t>ure</w:t>
        </w:r>
      </w:ins>
      <w:r w:rsidRPr="00051F03">
        <w:rPr>
          <w:sz w:val="24"/>
          <w:szCs w:val="24"/>
        </w:rPr>
        <w:t xml:space="preserve">, </w:t>
      </w:r>
      <w:proofErr w:type="spellStart"/>
      <w:r w:rsidRPr="00051F03">
        <w:rPr>
          <w:sz w:val="24"/>
          <w:szCs w:val="24"/>
        </w:rPr>
        <w:t>Mian</w:t>
      </w:r>
      <w:proofErr w:type="spellEnd"/>
      <w:r w:rsidRPr="00051F03">
        <w:rPr>
          <w:sz w:val="24"/>
          <w:szCs w:val="24"/>
        </w:rPr>
        <w:t xml:space="preserve"> and Sufi t</w:t>
      </w:r>
      <w:ins w:id="16" w:author="Sharad Chaudhary" w:date="2015-03-15T12:35:00Z">
        <w:r w:rsidR="00A030E9">
          <w:rPr>
            <w:sz w:val="24"/>
            <w:szCs w:val="24"/>
          </w:rPr>
          <w:t>ell</w:t>
        </w:r>
      </w:ins>
      <w:del w:id="17" w:author="Sharad Chaudhary" w:date="2015-03-15T12:35:00Z">
        <w:r w:rsidRPr="00051F03" w:rsidDel="00A030E9">
          <w:rPr>
            <w:sz w:val="24"/>
            <w:szCs w:val="24"/>
          </w:rPr>
          <w:delText>old</w:delText>
        </w:r>
      </w:del>
      <w:r w:rsidRPr="00051F03">
        <w:rPr>
          <w:sz w:val="24"/>
          <w:szCs w:val="24"/>
        </w:rPr>
        <w:t xml:space="preserve"> a story about </w:t>
      </w:r>
      <w:del w:id="18" w:author="Sharad Chaudhary" w:date="2015-03-15T12:35:00Z">
        <w:r w:rsidRPr="00051F03" w:rsidDel="00A030E9">
          <w:rPr>
            <w:sz w:val="24"/>
            <w:szCs w:val="24"/>
          </w:rPr>
          <w:delText>the</w:delText>
        </w:r>
      </w:del>
      <w:r w:rsidRPr="00051F03">
        <w:rPr>
          <w:sz w:val="24"/>
          <w:szCs w:val="24"/>
        </w:rPr>
        <w:t xml:space="preserve"> ordinary people, a story of what happened to the workers of Monaco Coach Corporation. It's not </w:t>
      </w:r>
      <w:ins w:id="19" w:author="Sharad Chaudhary" w:date="2015-03-15T12:36:00Z">
        <w:r w:rsidR="00A030E9">
          <w:rPr>
            <w:sz w:val="24"/>
            <w:szCs w:val="24"/>
          </w:rPr>
          <w:t>a</w:t>
        </w:r>
      </w:ins>
      <w:del w:id="20" w:author="Sharad Chaudhary" w:date="2015-03-15T12:36:00Z">
        <w:r w:rsidRPr="00051F03" w:rsidDel="00A030E9">
          <w:rPr>
            <w:sz w:val="24"/>
            <w:szCs w:val="24"/>
          </w:rPr>
          <w:delText>the</w:delText>
        </w:r>
      </w:del>
      <w:r w:rsidRPr="00051F03">
        <w:rPr>
          <w:sz w:val="24"/>
          <w:szCs w:val="24"/>
        </w:rPr>
        <w:t xml:space="preserve"> story told thousands of times that</w:t>
      </w:r>
      <w:ins w:id="21" w:author="Sharad Chaudhary" w:date="2015-03-15T12:36:00Z">
        <w:r w:rsidR="00A030E9">
          <w:rPr>
            <w:sz w:val="24"/>
            <w:szCs w:val="24"/>
          </w:rPr>
          <w:t>’s</w:t>
        </w:r>
      </w:ins>
      <w:r w:rsidRPr="00051F03">
        <w:rPr>
          <w:sz w:val="24"/>
          <w:szCs w:val="24"/>
        </w:rPr>
        <w:t xml:space="preserve"> far away from our life. The authors use this "A Scandal in Bohemia" to tell you a story of how millions of people lost their jobs. </w:t>
      </w:r>
      <w:proofErr w:type="spellStart"/>
      <w:r w:rsidRPr="00051F03">
        <w:rPr>
          <w:sz w:val="24"/>
          <w:szCs w:val="24"/>
        </w:rPr>
        <w:t>Mian</w:t>
      </w:r>
      <w:proofErr w:type="spellEnd"/>
      <w:r w:rsidRPr="00051F03">
        <w:rPr>
          <w:sz w:val="24"/>
          <w:szCs w:val="24"/>
        </w:rPr>
        <w:t xml:space="preserve"> and Sufi addressed the blame on a sharp fall-off in consumption due to the unevenly distributed household debt with the risk embedded in it. From 2000 to 2006, mortgage-related debt grew twice faster in</w:t>
      </w:r>
      <w:del w:id="22" w:author="Sharad Chaudhary" w:date="2015-03-15T12:36:00Z">
        <w:r w:rsidRPr="00051F03" w:rsidDel="00A030E9">
          <w:rPr>
            <w:sz w:val="24"/>
            <w:szCs w:val="24"/>
          </w:rPr>
          <w:delText xml:space="preserve"> the</w:delText>
        </w:r>
      </w:del>
      <w:r w:rsidRPr="00051F03">
        <w:rPr>
          <w:sz w:val="24"/>
          <w:szCs w:val="24"/>
        </w:rPr>
        <w:t xml:space="preserve"> neighborhood</w:t>
      </w:r>
      <w:ins w:id="23" w:author="Sharad Chaudhary" w:date="2015-03-15T12:36:00Z">
        <w:r w:rsidR="00A030E9">
          <w:rPr>
            <w:sz w:val="24"/>
            <w:szCs w:val="24"/>
          </w:rPr>
          <w:t>s</w:t>
        </w:r>
      </w:ins>
      <w:r w:rsidRPr="00051F03">
        <w:rPr>
          <w:sz w:val="24"/>
          <w:szCs w:val="24"/>
        </w:rPr>
        <w:t xml:space="preserve"> with low</w:t>
      </w:r>
      <w:ins w:id="24" w:author="Sharad Chaudhary" w:date="2015-03-15T12:36:00Z">
        <w:r w:rsidR="00A030E9">
          <w:rPr>
            <w:sz w:val="24"/>
            <w:szCs w:val="24"/>
          </w:rPr>
          <w:t>er</w:t>
        </w:r>
      </w:ins>
      <w:r w:rsidRPr="00051F03">
        <w:rPr>
          <w:sz w:val="24"/>
          <w:szCs w:val="24"/>
        </w:rPr>
        <w:t xml:space="preserve"> credit score</w:t>
      </w:r>
      <w:ins w:id="25" w:author="Sharad Chaudhary" w:date="2015-03-15T12:37:00Z">
        <w:r w:rsidR="00A030E9">
          <w:rPr>
            <w:sz w:val="24"/>
            <w:szCs w:val="24"/>
          </w:rPr>
          <w:t>s</w:t>
        </w:r>
      </w:ins>
      <w:r w:rsidRPr="00051F03">
        <w:rPr>
          <w:sz w:val="24"/>
          <w:szCs w:val="24"/>
        </w:rPr>
        <w:t xml:space="preserve"> than in the neighborhood with high credit score</w:t>
      </w:r>
      <w:ins w:id="26" w:author="Sharad Chaudhary" w:date="2015-03-15T12:37:00Z">
        <w:r w:rsidR="00A030E9">
          <w:rPr>
            <w:sz w:val="24"/>
            <w:szCs w:val="24"/>
          </w:rPr>
          <w:t>s</w:t>
        </w:r>
      </w:ins>
      <w:r w:rsidRPr="00051F03">
        <w:rPr>
          <w:sz w:val="24"/>
          <w:szCs w:val="24"/>
        </w:rPr>
        <w:t xml:space="preserve">. This </w:t>
      </w:r>
      <w:ins w:id="27" w:author="Sharad Chaudhary" w:date="2015-03-15T12:37:00Z">
        <w:r w:rsidR="00A030E9">
          <w:rPr>
            <w:sz w:val="24"/>
            <w:szCs w:val="24"/>
          </w:rPr>
          <w:t>development</w:t>
        </w:r>
      </w:ins>
      <w:del w:id="28" w:author="Sharad Chaudhary" w:date="2015-03-15T12:37:00Z">
        <w:r w:rsidRPr="00051F03" w:rsidDel="00A030E9">
          <w:rPr>
            <w:sz w:val="24"/>
            <w:szCs w:val="24"/>
          </w:rPr>
          <w:delText>fact</w:delText>
        </w:r>
      </w:del>
      <w:r w:rsidRPr="00051F03">
        <w:rPr>
          <w:sz w:val="24"/>
          <w:szCs w:val="24"/>
        </w:rPr>
        <w:t xml:space="preserve"> ma</w:t>
      </w:r>
      <w:ins w:id="29" w:author="Sharad Chaudhary" w:date="2015-03-15T12:37:00Z">
        <w:r w:rsidR="00A030E9">
          <w:rPr>
            <w:sz w:val="24"/>
            <w:szCs w:val="24"/>
          </w:rPr>
          <w:t>de</w:t>
        </w:r>
      </w:ins>
      <w:del w:id="30" w:author="Sharad Chaudhary" w:date="2015-03-15T12:37:00Z">
        <w:r w:rsidRPr="00051F03" w:rsidDel="00A030E9">
          <w:rPr>
            <w:sz w:val="24"/>
            <w:szCs w:val="24"/>
          </w:rPr>
          <w:delText>kes</w:delText>
        </w:r>
      </w:del>
      <w:r w:rsidRPr="00051F03">
        <w:rPr>
          <w:sz w:val="24"/>
          <w:szCs w:val="24"/>
        </w:rPr>
        <w:t xml:space="preserve"> the economy more fragile when the housing bubble popped.</w:t>
      </w:r>
    </w:p>
    <w:p w14:paraId="637B18CF" w14:textId="77777777" w:rsidR="00051F03" w:rsidRPr="00051F03" w:rsidRDefault="00051F03" w:rsidP="00051F03">
      <w:pPr>
        <w:spacing w:after="0" w:line="240" w:lineRule="auto"/>
        <w:rPr>
          <w:sz w:val="24"/>
          <w:szCs w:val="24"/>
        </w:rPr>
      </w:pPr>
    </w:p>
    <w:p w14:paraId="1CA6C5B9" w14:textId="0C0CAC25" w:rsidR="002A5C90" w:rsidRPr="00051F03" w:rsidRDefault="002A5C90" w:rsidP="00051F03">
      <w:pPr>
        <w:spacing w:after="0" w:line="240" w:lineRule="auto"/>
        <w:rPr>
          <w:sz w:val="24"/>
          <w:szCs w:val="24"/>
        </w:rPr>
      </w:pPr>
      <w:r w:rsidRPr="00051F03">
        <w:rPr>
          <w:sz w:val="24"/>
          <w:szCs w:val="24"/>
        </w:rPr>
        <w:t>Ho</w:t>
      </w:r>
      <w:r w:rsidR="00051F03" w:rsidRPr="00051F03">
        <w:rPr>
          <w:sz w:val="24"/>
          <w:szCs w:val="24"/>
        </w:rPr>
        <w:t xml:space="preserve">w did </w:t>
      </w:r>
      <w:ins w:id="31" w:author="Sharad Chaudhary" w:date="2015-03-15T12:52:00Z">
        <w:r w:rsidR="003539CC">
          <w:rPr>
            <w:sz w:val="24"/>
            <w:szCs w:val="24"/>
          </w:rPr>
          <w:t>this</w:t>
        </w:r>
      </w:ins>
      <w:del w:id="32" w:author="Sharad Chaudhary" w:date="2015-03-15T12:52:00Z">
        <w:r w:rsidR="00051F03" w:rsidRPr="00051F03" w:rsidDel="003539CC">
          <w:rPr>
            <w:sz w:val="24"/>
            <w:szCs w:val="24"/>
          </w:rPr>
          <w:delText>it</w:delText>
        </w:r>
      </w:del>
      <w:r w:rsidR="00051F03" w:rsidRPr="00051F03">
        <w:rPr>
          <w:sz w:val="24"/>
          <w:szCs w:val="24"/>
        </w:rPr>
        <w:t xml:space="preserve"> happen? Before we ask tha</w:t>
      </w:r>
      <w:r w:rsidRPr="00051F03">
        <w:rPr>
          <w:sz w:val="24"/>
          <w:szCs w:val="24"/>
        </w:rPr>
        <w:t xml:space="preserve">t, </w:t>
      </w:r>
      <w:ins w:id="33" w:author="Sharad Chaudhary" w:date="2015-03-15T12:52:00Z">
        <w:r w:rsidR="003539CC">
          <w:rPr>
            <w:sz w:val="24"/>
            <w:szCs w:val="24"/>
          </w:rPr>
          <w:t xml:space="preserve">we need to answer </w:t>
        </w:r>
      </w:ins>
      <w:del w:id="34" w:author="Sharad Chaudhary" w:date="2015-03-15T12:52:00Z">
        <w:r w:rsidRPr="00051F03" w:rsidDel="003539CC">
          <w:rPr>
            <w:sz w:val="24"/>
            <w:szCs w:val="24"/>
          </w:rPr>
          <w:delText>there</w:delText>
        </w:r>
      </w:del>
      <w:r w:rsidRPr="00051F03">
        <w:rPr>
          <w:sz w:val="24"/>
          <w:szCs w:val="24"/>
        </w:rPr>
        <w:t xml:space="preserve"> </w:t>
      </w:r>
      <w:del w:id="35" w:author="Sharad Chaudhary" w:date="2015-03-15T12:52:00Z">
        <w:r w:rsidRPr="00051F03" w:rsidDel="003539CC">
          <w:rPr>
            <w:sz w:val="24"/>
            <w:szCs w:val="24"/>
          </w:rPr>
          <w:delText>should be</w:delText>
        </w:r>
      </w:del>
      <w:r w:rsidRPr="00051F03">
        <w:rPr>
          <w:sz w:val="24"/>
          <w:szCs w:val="24"/>
        </w:rPr>
        <w:t xml:space="preserve"> two questions</w:t>
      </w:r>
      <w:ins w:id="36" w:author="Sharad Chaudhary" w:date="2015-03-15T12:53:00Z">
        <w:r w:rsidR="003539CC">
          <w:rPr>
            <w:sz w:val="24"/>
            <w:szCs w:val="24"/>
          </w:rPr>
          <w:t>:</w:t>
        </w:r>
      </w:ins>
      <w:r w:rsidRPr="00051F03">
        <w:rPr>
          <w:sz w:val="24"/>
          <w:szCs w:val="24"/>
        </w:rPr>
        <w:t xml:space="preserve"> </w:t>
      </w:r>
      <w:del w:id="37" w:author="Sharad Chaudhary" w:date="2015-03-15T12:53:00Z">
        <w:r w:rsidRPr="00051F03" w:rsidDel="003539CC">
          <w:rPr>
            <w:sz w:val="24"/>
            <w:szCs w:val="24"/>
          </w:rPr>
          <w:delText xml:space="preserve">that make the bubble possible: </w:delText>
        </w:r>
      </w:del>
    </w:p>
    <w:p w14:paraId="44FC1A88" w14:textId="5D34AE41" w:rsidR="002A5C90" w:rsidRPr="00051F03" w:rsidRDefault="002A5C90" w:rsidP="00051F03">
      <w:pPr>
        <w:spacing w:after="0" w:line="240" w:lineRule="auto"/>
        <w:rPr>
          <w:sz w:val="24"/>
          <w:szCs w:val="24"/>
        </w:rPr>
      </w:pPr>
      <w:r w:rsidRPr="00051F03">
        <w:rPr>
          <w:sz w:val="24"/>
          <w:szCs w:val="24"/>
        </w:rPr>
        <w:t xml:space="preserve">1. Why </w:t>
      </w:r>
      <w:ins w:id="38" w:author="Sharad Chaudhary" w:date="2015-03-15T12:53:00Z">
        <w:r w:rsidR="003539CC">
          <w:rPr>
            <w:sz w:val="24"/>
            <w:szCs w:val="24"/>
          </w:rPr>
          <w:t xml:space="preserve">did </w:t>
        </w:r>
      </w:ins>
      <w:r w:rsidRPr="00051F03">
        <w:rPr>
          <w:sz w:val="24"/>
          <w:szCs w:val="24"/>
        </w:rPr>
        <w:t>lenders want</w:t>
      </w:r>
      <w:del w:id="39" w:author="Sharad Chaudhary" w:date="2015-03-15T12:53:00Z">
        <w:r w:rsidRPr="00051F03" w:rsidDel="003539CC">
          <w:rPr>
            <w:sz w:val="24"/>
            <w:szCs w:val="24"/>
          </w:rPr>
          <w:delText>ed</w:delText>
        </w:r>
      </w:del>
      <w:r w:rsidRPr="00051F03">
        <w:rPr>
          <w:sz w:val="24"/>
          <w:szCs w:val="24"/>
        </w:rPr>
        <w:t xml:space="preserve"> to lend trillions of dollars, especially to </w:t>
      </w:r>
      <w:del w:id="40" w:author="Sharad Chaudhary" w:date="2015-03-15T12:37:00Z">
        <w:r w:rsidRPr="00051F03" w:rsidDel="00A030E9">
          <w:rPr>
            <w:sz w:val="24"/>
            <w:szCs w:val="24"/>
          </w:rPr>
          <w:delText>the</w:delText>
        </w:r>
      </w:del>
      <w:r w:rsidRPr="00051F03">
        <w:rPr>
          <w:sz w:val="24"/>
          <w:szCs w:val="24"/>
        </w:rPr>
        <w:t xml:space="preserve"> household</w:t>
      </w:r>
      <w:ins w:id="41" w:author="Sharad Chaudhary" w:date="2015-03-15T12:37:00Z">
        <w:r w:rsidR="00A030E9">
          <w:rPr>
            <w:sz w:val="24"/>
            <w:szCs w:val="24"/>
          </w:rPr>
          <w:t>s</w:t>
        </w:r>
      </w:ins>
      <w:r w:rsidRPr="00051F03">
        <w:rPr>
          <w:sz w:val="24"/>
          <w:szCs w:val="24"/>
        </w:rPr>
        <w:t xml:space="preserve"> with poor ability to repay?</w:t>
      </w:r>
    </w:p>
    <w:p w14:paraId="1692A275" w14:textId="65725644" w:rsidR="002A5C90" w:rsidRDefault="002A5C90" w:rsidP="00051F03">
      <w:pPr>
        <w:spacing w:after="0" w:line="240" w:lineRule="auto"/>
        <w:rPr>
          <w:sz w:val="24"/>
          <w:szCs w:val="24"/>
        </w:rPr>
      </w:pPr>
      <w:r w:rsidRPr="00051F03">
        <w:rPr>
          <w:sz w:val="24"/>
          <w:szCs w:val="24"/>
        </w:rPr>
        <w:t xml:space="preserve">2. Why </w:t>
      </w:r>
      <w:ins w:id="42" w:author="Sharad Chaudhary" w:date="2015-03-15T12:37:00Z">
        <w:r w:rsidR="00A030E9">
          <w:rPr>
            <w:sz w:val="24"/>
            <w:szCs w:val="24"/>
          </w:rPr>
          <w:t>did so</w:t>
        </w:r>
      </w:ins>
      <w:del w:id="43" w:author="Sharad Chaudhary" w:date="2015-03-15T12:37:00Z">
        <w:r w:rsidRPr="00051F03" w:rsidDel="00A030E9">
          <w:rPr>
            <w:sz w:val="24"/>
            <w:szCs w:val="24"/>
          </w:rPr>
          <w:delText>so</w:delText>
        </w:r>
      </w:del>
      <w:r w:rsidRPr="00051F03">
        <w:rPr>
          <w:sz w:val="24"/>
          <w:szCs w:val="24"/>
        </w:rPr>
        <w:t xml:space="preserve"> many household</w:t>
      </w:r>
      <w:ins w:id="44" w:author="Sharad Chaudhary" w:date="2015-03-15T12:37:00Z">
        <w:r w:rsidR="00A030E9">
          <w:rPr>
            <w:sz w:val="24"/>
            <w:szCs w:val="24"/>
          </w:rPr>
          <w:t>s</w:t>
        </w:r>
      </w:ins>
      <w:r w:rsidRPr="00051F03">
        <w:rPr>
          <w:sz w:val="24"/>
          <w:szCs w:val="24"/>
        </w:rPr>
        <w:t xml:space="preserve"> decide</w:t>
      </w:r>
      <w:del w:id="45" w:author="Sharad Chaudhary" w:date="2015-03-15T12:37:00Z">
        <w:r w:rsidRPr="00051F03" w:rsidDel="00A030E9">
          <w:rPr>
            <w:sz w:val="24"/>
            <w:szCs w:val="24"/>
          </w:rPr>
          <w:delText>d</w:delText>
        </w:r>
      </w:del>
      <w:r w:rsidRPr="00051F03">
        <w:rPr>
          <w:sz w:val="24"/>
          <w:szCs w:val="24"/>
        </w:rPr>
        <w:t xml:space="preserve"> to increase their debt while housing price</w:t>
      </w:r>
      <w:ins w:id="46" w:author="Sharad Chaudhary" w:date="2015-03-15T12:38:00Z">
        <w:r w:rsidR="00A030E9">
          <w:rPr>
            <w:sz w:val="24"/>
            <w:szCs w:val="24"/>
          </w:rPr>
          <w:t>s</w:t>
        </w:r>
      </w:ins>
      <w:r w:rsidRPr="00051F03">
        <w:rPr>
          <w:sz w:val="24"/>
          <w:szCs w:val="24"/>
        </w:rPr>
        <w:t xml:space="preserve"> </w:t>
      </w:r>
      <w:ins w:id="47" w:author="Sharad Chaudhary" w:date="2015-03-15T12:38:00Z">
        <w:r w:rsidR="00A030E9">
          <w:rPr>
            <w:sz w:val="24"/>
            <w:szCs w:val="24"/>
          </w:rPr>
          <w:t>were</w:t>
        </w:r>
      </w:ins>
      <w:del w:id="48" w:author="Sharad Chaudhary" w:date="2015-03-15T12:38:00Z">
        <w:r w:rsidRPr="00051F03" w:rsidDel="00A030E9">
          <w:rPr>
            <w:sz w:val="24"/>
            <w:szCs w:val="24"/>
          </w:rPr>
          <w:delText>is</w:delText>
        </w:r>
      </w:del>
      <w:r w:rsidRPr="00051F03">
        <w:rPr>
          <w:sz w:val="24"/>
          <w:szCs w:val="24"/>
        </w:rPr>
        <w:t xml:space="preserve"> rocket</w:t>
      </w:r>
      <w:ins w:id="49" w:author="Sharad Chaudhary" w:date="2015-03-15T12:38:00Z">
        <w:r w:rsidR="00A030E9">
          <w:rPr>
            <w:sz w:val="24"/>
            <w:szCs w:val="24"/>
          </w:rPr>
          <w:t>ing upwards</w:t>
        </w:r>
      </w:ins>
      <w:del w:id="50" w:author="Sharad Chaudhary" w:date="2015-03-15T12:38:00Z">
        <w:r w:rsidRPr="00051F03" w:rsidDel="00A030E9">
          <w:rPr>
            <w:sz w:val="24"/>
            <w:szCs w:val="24"/>
          </w:rPr>
          <w:delText xml:space="preserve"> high</w:delText>
        </w:r>
      </w:del>
      <w:r w:rsidRPr="00051F03">
        <w:rPr>
          <w:sz w:val="24"/>
          <w:szCs w:val="24"/>
        </w:rPr>
        <w:t>?</w:t>
      </w:r>
    </w:p>
    <w:p w14:paraId="303A88BB" w14:textId="77777777" w:rsidR="00051F03" w:rsidRPr="00051F03" w:rsidRDefault="00051F03" w:rsidP="00051F03">
      <w:pPr>
        <w:spacing w:after="0" w:line="240" w:lineRule="auto"/>
        <w:rPr>
          <w:sz w:val="24"/>
          <w:szCs w:val="24"/>
        </w:rPr>
      </w:pPr>
    </w:p>
    <w:p w14:paraId="126F2E2F" w14:textId="29E9DF5C" w:rsidR="002A5C90" w:rsidRPr="00051F03" w:rsidRDefault="002A5C90" w:rsidP="00051F03">
      <w:pPr>
        <w:spacing w:after="0" w:line="240" w:lineRule="auto"/>
        <w:rPr>
          <w:sz w:val="24"/>
          <w:szCs w:val="24"/>
        </w:rPr>
      </w:pPr>
      <w:r w:rsidRPr="00051F03">
        <w:rPr>
          <w:sz w:val="24"/>
          <w:szCs w:val="24"/>
        </w:rPr>
        <w:t xml:space="preserve">For the first question, </w:t>
      </w:r>
      <w:del w:id="51" w:author="Sharad Chaudhary" w:date="2015-03-15T13:11:00Z">
        <w:r w:rsidR="00D809E7" w:rsidRPr="00051F03" w:rsidDel="00B13310">
          <w:rPr>
            <w:sz w:val="24"/>
            <w:szCs w:val="24"/>
          </w:rPr>
          <w:delText xml:space="preserve">the </w:delText>
        </w:r>
        <w:r w:rsidRPr="00051F03" w:rsidDel="00B13310">
          <w:rPr>
            <w:sz w:val="24"/>
            <w:szCs w:val="24"/>
          </w:rPr>
          <w:delText xml:space="preserve">authors provide us answers that </w:delText>
        </w:r>
      </w:del>
      <w:r w:rsidRPr="00051F03">
        <w:rPr>
          <w:sz w:val="24"/>
          <w:szCs w:val="24"/>
        </w:rPr>
        <w:t xml:space="preserve">investment banks </w:t>
      </w:r>
      <w:ins w:id="52" w:author="Sharad Chaudhary" w:date="2015-03-15T13:11:00Z">
        <w:r w:rsidR="00B13310">
          <w:rPr>
            <w:sz w:val="24"/>
            <w:szCs w:val="24"/>
          </w:rPr>
          <w:t xml:space="preserve">who </w:t>
        </w:r>
      </w:ins>
      <w:r w:rsidRPr="00051F03">
        <w:rPr>
          <w:sz w:val="24"/>
          <w:szCs w:val="24"/>
        </w:rPr>
        <w:t>issued the private label mortgage</w:t>
      </w:r>
      <w:del w:id="53" w:author="Sharad Chaudhary" w:date="2015-03-15T13:11:00Z">
        <w:r w:rsidRPr="00051F03" w:rsidDel="00B13310">
          <w:rPr>
            <w:sz w:val="24"/>
            <w:szCs w:val="24"/>
          </w:rPr>
          <w:delText xml:space="preserve"> </w:delText>
        </w:r>
      </w:del>
      <w:ins w:id="54" w:author="Sharad Chaudhary" w:date="2015-03-15T13:11:00Z">
        <w:r w:rsidR="00B13310">
          <w:rPr>
            <w:sz w:val="24"/>
            <w:szCs w:val="24"/>
          </w:rPr>
          <w:t>-</w:t>
        </w:r>
      </w:ins>
      <w:r w:rsidRPr="00051F03">
        <w:rPr>
          <w:sz w:val="24"/>
          <w:szCs w:val="24"/>
        </w:rPr>
        <w:t>back</w:t>
      </w:r>
      <w:ins w:id="55" w:author="Sharad Chaudhary" w:date="2015-03-15T13:11:00Z">
        <w:r w:rsidR="00B13310">
          <w:rPr>
            <w:sz w:val="24"/>
            <w:szCs w:val="24"/>
          </w:rPr>
          <w:t>ed</w:t>
        </w:r>
      </w:ins>
      <w:r w:rsidRPr="00051F03">
        <w:rPr>
          <w:sz w:val="24"/>
          <w:szCs w:val="24"/>
        </w:rPr>
        <w:t xml:space="preserve"> securities focus</w:t>
      </w:r>
      <w:ins w:id="56" w:author="Sharad Chaudhary" w:date="2015-03-15T13:11:00Z">
        <w:r w:rsidR="00B13310">
          <w:rPr>
            <w:sz w:val="24"/>
            <w:szCs w:val="24"/>
          </w:rPr>
          <w:t>ed</w:t>
        </w:r>
      </w:ins>
      <w:r w:rsidRPr="00051F03">
        <w:rPr>
          <w:sz w:val="24"/>
          <w:szCs w:val="24"/>
        </w:rPr>
        <w:t xml:space="preserve"> on lower credit households who were leas</w:t>
      </w:r>
      <w:ins w:id="57" w:author="Sharad Chaudhary" w:date="2015-03-15T13:11:00Z">
        <w:r w:rsidR="00B13310">
          <w:rPr>
            <w:sz w:val="24"/>
            <w:szCs w:val="24"/>
          </w:rPr>
          <w:t>t</w:t>
        </w:r>
      </w:ins>
      <w:del w:id="58" w:author="Sharad Chaudhary" w:date="2015-03-15T13:11:00Z">
        <w:r w:rsidRPr="00051F03" w:rsidDel="00B13310">
          <w:rPr>
            <w:sz w:val="24"/>
            <w:szCs w:val="24"/>
          </w:rPr>
          <w:delText>e</w:delText>
        </w:r>
      </w:del>
      <w:r w:rsidRPr="00051F03">
        <w:rPr>
          <w:sz w:val="24"/>
          <w:szCs w:val="24"/>
        </w:rPr>
        <w:t xml:space="preserve"> </w:t>
      </w:r>
      <w:ins w:id="59" w:author="Sharad Chaudhary" w:date="2015-03-15T13:11:00Z">
        <w:r w:rsidR="00B13310">
          <w:rPr>
            <w:sz w:val="24"/>
            <w:szCs w:val="24"/>
          </w:rPr>
          <w:t>able</w:t>
        </w:r>
      </w:ins>
      <w:del w:id="60" w:author="Sharad Chaudhary" w:date="2015-03-15T13:11:00Z">
        <w:r w:rsidRPr="00051F03" w:rsidDel="00B13310">
          <w:rPr>
            <w:sz w:val="24"/>
            <w:szCs w:val="24"/>
          </w:rPr>
          <w:delText>likely</w:delText>
        </w:r>
      </w:del>
      <w:r w:rsidRPr="00051F03">
        <w:rPr>
          <w:sz w:val="24"/>
          <w:szCs w:val="24"/>
        </w:rPr>
        <w:t xml:space="preserve"> to afford</w:t>
      </w:r>
      <w:ins w:id="61" w:author="Sharad Chaudhary" w:date="2015-03-15T13:12:00Z">
        <w:r w:rsidR="00B13310">
          <w:rPr>
            <w:sz w:val="24"/>
            <w:szCs w:val="24"/>
          </w:rPr>
          <w:t xml:space="preserve"> the mortgage payments</w:t>
        </w:r>
      </w:ins>
      <w:r w:rsidR="00051F03">
        <w:rPr>
          <w:sz w:val="24"/>
          <w:szCs w:val="24"/>
        </w:rPr>
        <w:t>,</w:t>
      </w:r>
      <w:r w:rsidRPr="00051F03">
        <w:rPr>
          <w:sz w:val="24"/>
          <w:szCs w:val="24"/>
        </w:rPr>
        <w:t xml:space="preserve"> and the rating agencies played the tricks </w:t>
      </w:r>
      <w:ins w:id="62" w:author="Sharad Chaudhary" w:date="2015-03-15T13:12:00Z">
        <w:r w:rsidR="00B4742B">
          <w:rPr>
            <w:sz w:val="24"/>
            <w:szCs w:val="24"/>
          </w:rPr>
          <w:t xml:space="preserve">(?? Maybe willful ignorance but not clear that there was an active decision to </w:t>
        </w:r>
      </w:ins>
      <w:ins w:id="63" w:author="Sharad Chaudhary" w:date="2015-03-15T13:13:00Z">
        <w:r w:rsidR="00B4742B">
          <w:rPr>
            <w:sz w:val="24"/>
            <w:szCs w:val="24"/>
          </w:rPr>
          <w:t xml:space="preserve">ignore unrealistic correlation assumptions) </w:t>
        </w:r>
      </w:ins>
      <w:r w:rsidRPr="00051F03">
        <w:rPr>
          <w:sz w:val="24"/>
          <w:szCs w:val="24"/>
        </w:rPr>
        <w:t>of making correlations assumption, making</w:t>
      </w:r>
      <w:del w:id="64" w:author="Sharad Chaudhary" w:date="2015-03-15T13:13:00Z">
        <w:r w:rsidRPr="00051F03" w:rsidDel="00B4742B">
          <w:rPr>
            <w:sz w:val="24"/>
            <w:szCs w:val="24"/>
          </w:rPr>
          <w:delText xml:space="preserve"> the</w:delText>
        </w:r>
      </w:del>
      <w:r w:rsidRPr="00051F03">
        <w:rPr>
          <w:sz w:val="24"/>
          <w:szCs w:val="24"/>
        </w:rPr>
        <w:t xml:space="preserve"> risky bond</w:t>
      </w:r>
      <w:ins w:id="65" w:author="Sharad Chaudhary" w:date="2015-03-15T13:13:00Z">
        <w:r w:rsidR="00B4742B">
          <w:rPr>
            <w:sz w:val="24"/>
            <w:szCs w:val="24"/>
          </w:rPr>
          <w:t>s</w:t>
        </w:r>
      </w:ins>
      <w:r w:rsidRPr="00051F03">
        <w:rPr>
          <w:sz w:val="24"/>
          <w:szCs w:val="24"/>
        </w:rPr>
        <w:t xml:space="preserve"> triple A. Meanwhile, the Asia</w:t>
      </w:r>
      <w:ins w:id="66" w:author="Sharad Chaudhary" w:date="2015-03-15T12:53:00Z">
        <w:r w:rsidR="008C6A46">
          <w:rPr>
            <w:sz w:val="24"/>
            <w:szCs w:val="24"/>
          </w:rPr>
          <w:t>n</w:t>
        </w:r>
      </w:ins>
      <w:r w:rsidRPr="00051F03">
        <w:rPr>
          <w:sz w:val="24"/>
          <w:szCs w:val="24"/>
        </w:rPr>
        <w:t xml:space="preserve"> financial crisis force</w:t>
      </w:r>
      <w:ins w:id="67" w:author="Sharad Chaudhary" w:date="2015-03-15T12:53:00Z">
        <w:r w:rsidR="008C6A46">
          <w:rPr>
            <w:sz w:val="24"/>
            <w:szCs w:val="24"/>
          </w:rPr>
          <w:t>d</w:t>
        </w:r>
      </w:ins>
      <w:r w:rsidRPr="00051F03">
        <w:rPr>
          <w:sz w:val="24"/>
          <w:szCs w:val="24"/>
        </w:rPr>
        <w:t xml:space="preserve"> </w:t>
      </w:r>
      <w:del w:id="68" w:author="Sharad Chaudhary" w:date="2015-03-15T12:53:00Z">
        <w:r w:rsidRPr="00051F03" w:rsidDel="008C6A46">
          <w:rPr>
            <w:sz w:val="24"/>
            <w:szCs w:val="24"/>
          </w:rPr>
          <w:delText>the</w:delText>
        </w:r>
      </w:del>
      <w:r w:rsidRPr="00051F03">
        <w:rPr>
          <w:sz w:val="24"/>
          <w:szCs w:val="24"/>
        </w:rPr>
        <w:t xml:space="preserve"> investors in Asia </w:t>
      </w:r>
      <w:ins w:id="69" w:author="Sharad Chaudhary" w:date="2015-03-15T12:54:00Z">
        <w:r w:rsidR="008C6A46">
          <w:rPr>
            <w:sz w:val="24"/>
            <w:szCs w:val="24"/>
          </w:rPr>
          <w:t xml:space="preserve">to </w:t>
        </w:r>
      </w:ins>
      <w:r w:rsidRPr="00051F03">
        <w:rPr>
          <w:sz w:val="24"/>
          <w:szCs w:val="24"/>
        </w:rPr>
        <w:t xml:space="preserve">seek </w:t>
      </w:r>
      <w:del w:id="70" w:author="Sharad Chaudhary" w:date="2015-03-15T12:54:00Z">
        <w:r w:rsidRPr="00051F03" w:rsidDel="008C6A46">
          <w:rPr>
            <w:sz w:val="24"/>
            <w:szCs w:val="24"/>
          </w:rPr>
          <w:delText>for</w:delText>
        </w:r>
      </w:del>
      <w:r w:rsidRPr="00051F03">
        <w:rPr>
          <w:sz w:val="24"/>
          <w:szCs w:val="24"/>
        </w:rPr>
        <w:t xml:space="preserve"> new </w:t>
      </w:r>
      <w:del w:id="71" w:author="Sharad Chaudhary" w:date="2015-03-15T12:54:00Z">
        <w:r w:rsidRPr="00051F03" w:rsidDel="008C6A46">
          <w:rPr>
            <w:sz w:val="24"/>
            <w:szCs w:val="24"/>
          </w:rPr>
          <w:delText>safe</w:delText>
        </w:r>
      </w:del>
      <w:r w:rsidRPr="00051F03">
        <w:rPr>
          <w:sz w:val="24"/>
          <w:szCs w:val="24"/>
        </w:rPr>
        <w:t xml:space="preserve"> financial products</w:t>
      </w:r>
      <w:ins w:id="72" w:author="Sharad Chaudhary" w:date="2015-03-15T12:54:00Z">
        <w:r w:rsidR="008C6A46">
          <w:rPr>
            <w:sz w:val="24"/>
            <w:szCs w:val="24"/>
          </w:rPr>
          <w:t xml:space="preserve"> that were thought to be safer</w:t>
        </w:r>
      </w:ins>
      <w:r w:rsidRPr="00051F03">
        <w:rPr>
          <w:sz w:val="24"/>
          <w:szCs w:val="24"/>
        </w:rPr>
        <w:t xml:space="preserve">. So those </w:t>
      </w:r>
      <w:proofErr w:type="spellStart"/>
      <w:r w:rsidRPr="00051F03">
        <w:rPr>
          <w:sz w:val="24"/>
          <w:szCs w:val="24"/>
        </w:rPr>
        <w:t>mis</w:t>
      </w:r>
      <w:proofErr w:type="spellEnd"/>
      <w:r w:rsidR="00051F03">
        <w:rPr>
          <w:sz w:val="24"/>
          <w:szCs w:val="24"/>
        </w:rPr>
        <w:t>-rated</w:t>
      </w:r>
      <w:r w:rsidRPr="00051F03">
        <w:rPr>
          <w:sz w:val="24"/>
          <w:szCs w:val="24"/>
        </w:rPr>
        <w:t xml:space="preserve"> risky MBS and </w:t>
      </w:r>
      <w:del w:id="73" w:author="Sharad Chaudhary" w:date="2015-03-15T13:13:00Z">
        <w:r w:rsidRPr="00051F03" w:rsidDel="00B4742B">
          <w:rPr>
            <w:sz w:val="24"/>
            <w:szCs w:val="24"/>
          </w:rPr>
          <w:delText>the</w:delText>
        </w:r>
      </w:del>
      <w:r w:rsidRPr="00051F03">
        <w:rPr>
          <w:sz w:val="24"/>
          <w:szCs w:val="24"/>
        </w:rPr>
        <w:t xml:space="preserve"> fund</w:t>
      </w:r>
      <w:ins w:id="74" w:author="Sharad Chaudhary" w:date="2015-03-15T13:13:00Z">
        <w:r w:rsidR="00B4742B">
          <w:rPr>
            <w:sz w:val="24"/>
            <w:szCs w:val="24"/>
          </w:rPr>
          <w:t>s</w:t>
        </w:r>
      </w:ins>
      <w:r w:rsidRPr="00051F03">
        <w:rPr>
          <w:sz w:val="24"/>
          <w:szCs w:val="24"/>
        </w:rPr>
        <w:t xml:space="preserve"> from both Asia and domestic </w:t>
      </w:r>
      <w:ins w:id="75" w:author="Sharad Chaudhary" w:date="2015-03-15T13:13:00Z">
        <w:r w:rsidR="00B4742B">
          <w:rPr>
            <w:sz w:val="24"/>
            <w:szCs w:val="24"/>
          </w:rPr>
          <w:t xml:space="preserve">borrowers </w:t>
        </w:r>
      </w:ins>
      <w:r w:rsidRPr="00051F03">
        <w:rPr>
          <w:sz w:val="24"/>
          <w:szCs w:val="24"/>
        </w:rPr>
        <w:t>made the bubble possible. And what made it even more danger</w:t>
      </w:r>
      <w:ins w:id="76" w:author="Sharad Chaudhary" w:date="2015-03-15T13:14:00Z">
        <w:r w:rsidR="005503AD">
          <w:rPr>
            <w:sz w:val="24"/>
            <w:szCs w:val="24"/>
          </w:rPr>
          <w:t>ous</w:t>
        </w:r>
      </w:ins>
      <w:r w:rsidRPr="00051F03">
        <w:rPr>
          <w:sz w:val="24"/>
          <w:szCs w:val="24"/>
        </w:rPr>
        <w:t xml:space="preserve"> was the bubble was not distributed evenly among different </w:t>
      </w:r>
      <w:ins w:id="77" w:author="Sharad Chaudhary" w:date="2015-03-15T13:14:00Z">
        <w:r w:rsidR="005503AD">
          <w:rPr>
            <w:sz w:val="24"/>
            <w:szCs w:val="24"/>
          </w:rPr>
          <w:t>social</w:t>
        </w:r>
      </w:ins>
      <w:del w:id="78" w:author="Sharad Chaudhary" w:date="2015-03-15T13:14:00Z">
        <w:r w:rsidRPr="00051F03" w:rsidDel="005503AD">
          <w:rPr>
            <w:sz w:val="24"/>
            <w:szCs w:val="24"/>
          </w:rPr>
          <w:delText>wealth</w:delText>
        </w:r>
      </w:del>
      <w:r w:rsidRPr="00051F03">
        <w:rPr>
          <w:sz w:val="24"/>
          <w:szCs w:val="24"/>
        </w:rPr>
        <w:t xml:space="preserve"> class</w:t>
      </w:r>
      <w:ins w:id="79" w:author="Sharad Chaudhary" w:date="2015-03-15T13:14:00Z">
        <w:r w:rsidR="005503AD">
          <w:rPr>
            <w:sz w:val="24"/>
            <w:szCs w:val="24"/>
          </w:rPr>
          <w:t>es</w:t>
        </w:r>
      </w:ins>
      <w:r w:rsidRPr="00051F03">
        <w:rPr>
          <w:sz w:val="24"/>
          <w:szCs w:val="24"/>
        </w:rPr>
        <w:t xml:space="preserve">, it </w:t>
      </w:r>
      <w:ins w:id="80" w:author="Sharad Chaudhary" w:date="2015-03-15T13:14:00Z">
        <w:r w:rsidR="005503AD">
          <w:rPr>
            <w:sz w:val="24"/>
            <w:szCs w:val="24"/>
          </w:rPr>
          <w:t xml:space="preserve">was </w:t>
        </w:r>
      </w:ins>
      <w:r w:rsidRPr="00051F03">
        <w:rPr>
          <w:sz w:val="24"/>
          <w:szCs w:val="24"/>
        </w:rPr>
        <w:t xml:space="preserve">concentrated on the poorest ones. And when </w:t>
      </w:r>
      <w:ins w:id="81" w:author="Sharad Chaudhary" w:date="2015-03-15T13:14:00Z">
        <w:r w:rsidR="005503AD">
          <w:rPr>
            <w:sz w:val="24"/>
            <w:szCs w:val="24"/>
          </w:rPr>
          <w:t xml:space="preserve">the </w:t>
        </w:r>
      </w:ins>
      <w:r w:rsidRPr="00051F03">
        <w:rPr>
          <w:sz w:val="24"/>
          <w:szCs w:val="24"/>
        </w:rPr>
        <w:t xml:space="preserve">crisis happened, the poor </w:t>
      </w:r>
      <w:proofErr w:type="spellStart"/>
      <w:r w:rsidRPr="00051F03">
        <w:rPr>
          <w:sz w:val="24"/>
          <w:szCs w:val="24"/>
        </w:rPr>
        <w:t>g</w:t>
      </w:r>
      <w:ins w:id="82" w:author="Sharad Chaudhary" w:date="2015-03-15T13:14:00Z">
        <w:r w:rsidR="005503AD">
          <w:rPr>
            <w:sz w:val="24"/>
            <w:szCs w:val="24"/>
          </w:rPr>
          <w:t>o</w:t>
        </w:r>
      </w:ins>
      <w:del w:id="83" w:author="Sharad Chaudhary" w:date="2015-03-15T13:14:00Z">
        <w:r w:rsidRPr="00051F03" w:rsidDel="005503AD">
          <w:rPr>
            <w:sz w:val="24"/>
            <w:szCs w:val="24"/>
          </w:rPr>
          <w:delText>e</w:delText>
        </w:r>
      </w:del>
      <w:r w:rsidRPr="00051F03">
        <w:rPr>
          <w:sz w:val="24"/>
          <w:szCs w:val="24"/>
        </w:rPr>
        <w:t>t</w:t>
      </w:r>
      <w:proofErr w:type="spellEnd"/>
      <w:r w:rsidRPr="00051F03">
        <w:rPr>
          <w:sz w:val="24"/>
          <w:szCs w:val="24"/>
        </w:rPr>
        <w:t xml:space="preserve"> poorer. For the second question, unfortunately, the authors d</w:t>
      </w:r>
      <w:ins w:id="84" w:author="Sharad Chaudhary" w:date="2015-03-15T13:15:00Z">
        <w:r w:rsidR="005503AD">
          <w:rPr>
            <w:sz w:val="24"/>
            <w:szCs w:val="24"/>
          </w:rPr>
          <w:t>o</w:t>
        </w:r>
      </w:ins>
      <w:del w:id="85" w:author="Sharad Chaudhary" w:date="2015-03-15T13:15:00Z">
        <w:r w:rsidRPr="00051F03" w:rsidDel="005503AD">
          <w:rPr>
            <w:sz w:val="24"/>
            <w:szCs w:val="24"/>
          </w:rPr>
          <w:delText>id</w:delText>
        </w:r>
      </w:del>
      <w:r w:rsidRPr="00051F03">
        <w:rPr>
          <w:sz w:val="24"/>
          <w:szCs w:val="24"/>
        </w:rPr>
        <w:t xml:space="preserve"> not </w:t>
      </w:r>
      <w:ins w:id="86" w:author="Sharad Chaudhary" w:date="2015-03-15T13:15:00Z">
        <w:r w:rsidR="005503AD">
          <w:rPr>
            <w:sz w:val="24"/>
            <w:szCs w:val="24"/>
          </w:rPr>
          <w:t>provide</w:t>
        </w:r>
      </w:ins>
      <w:del w:id="87" w:author="Sharad Chaudhary" w:date="2015-03-15T13:15:00Z">
        <w:r w:rsidRPr="00051F03" w:rsidDel="005503AD">
          <w:rPr>
            <w:sz w:val="24"/>
            <w:szCs w:val="24"/>
          </w:rPr>
          <w:delText>give</w:delText>
        </w:r>
      </w:del>
      <w:r w:rsidRPr="00051F03">
        <w:rPr>
          <w:sz w:val="24"/>
          <w:szCs w:val="24"/>
        </w:rPr>
        <w:t xml:space="preserve"> us </w:t>
      </w:r>
      <w:ins w:id="88" w:author="Sharad Chaudhary" w:date="2015-03-15T13:15:00Z">
        <w:r w:rsidR="005503AD">
          <w:rPr>
            <w:sz w:val="24"/>
            <w:szCs w:val="24"/>
          </w:rPr>
          <w:t xml:space="preserve">with </w:t>
        </w:r>
      </w:ins>
      <w:r w:rsidRPr="00051F03">
        <w:rPr>
          <w:sz w:val="24"/>
          <w:szCs w:val="24"/>
        </w:rPr>
        <w:t xml:space="preserve">more </w:t>
      </w:r>
      <w:proofErr w:type="gramStart"/>
      <w:r w:rsidRPr="00051F03">
        <w:rPr>
          <w:sz w:val="24"/>
          <w:szCs w:val="24"/>
        </w:rPr>
        <w:t>explanation,</w:t>
      </w:r>
      <w:del w:id="89" w:author="Sharad Chaudhary" w:date="2015-03-15T13:15:00Z">
        <w:r w:rsidRPr="00051F03" w:rsidDel="005503AD">
          <w:rPr>
            <w:sz w:val="24"/>
            <w:szCs w:val="24"/>
          </w:rPr>
          <w:delText xml:space="preserve"> which need more analysis</w:delText>
        </w:r>
      </w:del>
      <w:r w:rsidRPr="00051F03">
        <w:rPr>
          <w:sz w:val="24"/>
          <w:szCs w:val="24"/>
        </w:rPr>
        <w:t>.</w:t>
      </w:r>
      <w:proofErr w:type="gramEnd"/>
      <w:r w:rsidRPr="00051F03">
        <w:rPr>
          <w:sz w:val="24"/>
          <w:szCs w:val="24"/>
        </w:rPr>
        <w:t xml:space="preserve"> I think the authors were trying to assume the people or ordinary consumers have the sense to make rational decisions here, meaning that they will eventually learn to choose the way that makes greater good. That assumption is even more obvious in the last three chapter of the book.</w:t>
      </w:r>
      <w:ins w:id="90" w:author="Sharad Chaudhary" w:date="2015-03-15T13:15:00Z">
        <w:r w:rsidR="005503AD">
          <w:rPr>
            <w:sz w:val="24"/>
            <w:szCs w:val="24"/>
          </w:rPr>
          <w:t xml:space="preserve"> [I think it’s a deliberate omission in that the thrust of their book is clearly on the fact that the system failed. The borrowers also take some place but, the book argues, the blame should be disproportionately allocated to the system.]</w:t>
        </w:r>
      </w:ins>
    </w:p>
    <w:p w14:paraId="4E4B8615" w14:textId="77777777" w:rsidR="002A5C90" w:rsidRPr="00051F03" w:rsidRDefault="002A5C90" w:rsidP="00051F03">
      <w:pPr>
        <w:spacing w:after="0" w:line="240" w:lineRule="auto"/>
        <w:rPr>
          <w:sz w:val="24"/>
          <w:szCs w:val="24"/>
        </w:rPr>
      </w:pPr>
    </w:p>
    <w:p w14:paraId="4263B8A2" w14:textId="3F9316AE" w:rsidR="002A5C90" w:rsidRDefault="002A5C90" w:rsidP="00051F03">
      <w:pPr>
        <w:spacing w:after="0" w:line="240" w:lineRule="auto"/>
        <w:rPr>
          <w:sz w:val="24"/>
          <w:szCs w:val="24"/>
        </w:rPr>
      </w:pPr>
      <w:r w:rsidRPr="00051F03">
        <w:rPr>
          <w:sz w:val="24"/>
          <w:szCs w:val="24"/>
        </w:rPr>
        <w:t xml:space="preserve">How did we make the recession more severe?  The authors start with a discussion about securitization. Securitization has </w:t>
      </w:r>
      <w:ins w:id="91" w:author="Sharad Chaudhary" w:date="2015-03-15T13:17:00Z">
        <w:r w:rsidR="005503AD">
          <w:rPr>
            <w:sz w:val="24"/>
            <w:szCs w:val="24"/>
          </w:rPr>
          <w:t>a</w:t>
        </w:r>
      </w:ins>
      <w:del w:id="92" w:author="Sharad Chaudhary" w:date="2015-03-15T13:17:00Z">
        <w:r w:rsidRPr="00051F03" w:rsidDel="005503AD">
          <w:rPr>
            <w:sz w:val="24"/>
            <w:szCs w:val="24"/>
          </w:rPr>
          <w:delText>its</w:delText>
        </w:r>
      </w:del>
      <w:r w:rsidRPr="00051F03">
        <w:rPr>
          <w:sz w:val="24"/>
          <w:szCs w:val="24"/>
        </w:rPr>
        <w:t xml:space="preserve"> positive role. It helps to improve liquidity and provides a link to connect investors and borrowers thousands of miles away. However, a misuse of </w:t>
      </w:r>
      <w:r w:rsidRPr="00051F03">
        <w:rPr>
          <w:sz w:val="24"/>
          <w:szCs w:val="24"/>
        </w:rPr>
        <w:lastRenderedPageBreak/>
        <w:t xml:space="preserve">securitization might also spread </w:t>
      </w:r>
      <w:del w:id="93" w:author="Sharad Chaudhary" w:date="2015-03-15T13:17:00Z">
        <w:r w:rsidRPr="00051F03" w:rsidDel="005503AD">
          <w:rPr>
            <w:sz w:val="24"/>
            <w:szCs w:val="24"/>
          </w:rPr>
          <w:delText>the</w:delText>
        </w:r>
      </w:del>
      <w:r w:rsidRPr="00051F03">
        <w:rPr>
          <w:sz w:val="24"/>
          <w:szCs w:val="24"/>
        </w:rPr>
        <w:t xml:space="preserve"> exotic</w:t>
      </w:r>
      <w:ins w:id="94" w:author="Sharad Chaudhary" w:date="2015-03-15T13:17:00Z">
        <w:r w:rsidR="005503AD">
          <w:rPr>
            <w:sz w:val="24"/>
            <w:szCs w:val="24"/>
          </w:rPr>
          <w:t xml:space="preserve"> (?? What do you mean here – be precise)</w:t>
        </w:r>
      </w:ins>
      <w:r w:rsidRPr="00051F03">
        <w:rPr>
          <w:sz w:val="24"/>
          <w:szCs w:val="24"/>
        </w:rPr>
        <w:t xml:space="preserve"> risk</w:t>
      </w:r>
      <w:ins w:id="95" w:author="Sharad Chaudhary" w:date="2015-03-15T13:17:00Z">
        <w:r w:rsidR="005503AD">
          <w:rPr>
            <w:sz w:val="24"/>
            <w:szCs w:val="24"/>
          </w:rPr>
          <w:t>s</w:t>
        </w:r>
      </w:ins>
      <w:r w:rsidRPr="00051F03">
        <w:rPr>
          <w:sz w:val="24"/>
          <w:szCs w:val="24"/>
        </w:rPr>
        <w:t xml:space="preserve"> much more widely. In the early 2000s, investment banks started to provide the exotic private label security by selling those triple-A rated mortgage-backed securities. Not surprisingly, the riskier debts are more likely to be securitized since the bank do</w:t>
      </w:r>
      <w:r w:rsidR="00C44950" w:rsidRPr="00051F03">
        <w:rPr>
          <w:sz w:val="24"/>
          <w:szCs w:val="24"/>
        </w:rPr>
        <w:t>es</w:t>
      </w:r>
      <w:r w:rsidRPr="00051F03">
        <w:rPr>
          <w:sz w:val="24"/>
          <w:szCs w:val="24"/>
        </w:rPr>
        <w:t xml:space="preserve"> not want to hold the risk.</w:t>
      </w:r>
    </w:p>
    <w:p w14:paraId="0473BAB5" w14:textId="77777777" w:rsidR="00051F03" w:rsidRPr="00051F03" w:rsidRDefault="00051F03" w:rsidP="00051F03">
      <w:pPr>
        <w:spacing w:after="0" w:line="240" w:lineRule="auto"/>
        <w:rPr>
          <w:sz w:val="24"/>
          <w:szCs w:val="24"/>
        </w:rPr>
      </w:pPr>
    </w:p>
    <w:p w14:paraId="06AEF300" w14:textId="296ED6AA" w:rsidR="002A5C90" w:rsidRPr="00051F03" w:rsidRDefault="002A5C90" w:rsidP="00051F03">
      <w:pPr>
        <w:spacing w:after="0" w:line="240" w:lineRule="auto"/>
        <w:rPr>
          <w:sz w:val="24"/>
          <w:szCs w:val="24"/>
        </w:rPr>
      </w:pPr>
      <w:r w:rsidRPr="00051F03">
        <w:rPr>
          <w:sz w:val="24"/>
          <w:szCs w:val="24"/>
        </w:rPr>
        <w:t>But</w:t>
      </w:r>
      <w:ins w:id="96" w:author="Sharad Chaudhary" w:date="2015-03-15T13:17:00Z">
        <w:r w:rsidR="005503AD">
          <w:rPr>
            <w:sz w:val="24"/>
            <w:szCs w:val="24"/>
          </w:rPr>
          <w:t>,</w:t>
        </w:r>
      </w:ins>
      <w:r w:rsidRPr="00051F03">
        <w:rPr>
          <w:sz w:val="24"/>
          <w:szCs w:val="24"/>
        </w:rPr>
        <w:t xml:space="preserve"> unlike other researchers, </w:t>
      </w:r>
      <w:proofErr w:type="spellStart"/>
      <w:r w:rsidRPr="00051F03">
        <w:rPr>
          <w:sz w:val="24"/>
          <w:szCs w:val="24"/>
        </w:rPr>
        <w:t>Mian</w:t>
      </w:r>
      <w:proofErr w:type="spellEnd"/>
      <w:r w:rsidRPr="00051F03">
        <w:rPr>
          <w:sz w:val="24"/>
          <w:szCs w:val="24"/>
        </w:rPr>
        <w:t xml:space="preserve"> and Sufi went one step further. They point out it was the uneven distribution </w:t>
      </w:r>
      <w:ins w:id="97" w:author="Sharad Chaudhary" w:date="2015-03-15T13:18:00Z">
        <w:r w:rsidR="005503AD">
          <w:rPr>
            <w:sz w:val="24"/>
            <w:szCs w:val="24"/>
          </w:rPr>
          <w:t xml:space="preserve">of debt that </w:t>
        </w:r>
      </w:ins>
      <w:r w:rsidRPr="00051F03">
        <w:rPr>
          <w:sz w:val="24"/>
          <w:szCs w:val="24"/>
        </w:rPr>
        <w:t xml:space="preserve">made the situation worse. In their book, they show the credit increased the most in those counties with lower income, which is not the healthy </w:t>
      </w:r>
      <w:r w:rsidR="00C44950" w:rsidRPr="00051F03">
        <w:rPr>
          <w:sz w:val="24"/>
          <w:szCs w:val="24"/>
        </w:rPr>
        <w:t>way that credit and income grow</w:t>
      </w:r>
      <w:r w:rsidRPr="00051F03">
        <w:rPr>
          <w:sz w:val="24"/>
          <w:szCs w:val="24"/>
        </w:rPr>
        <w:t xml:space="preserve"> together. It's actually a negative connection between debt and income. Continuing this trend, it's just a </w:t>
      </w:r>
      <w:r w:rsidR="00C44950" w:rsidRPr="00051F03">
        <w:rPr>
          <w:sz w:val="24"/>
          <w:szCs w:val="24"/>
        </w:rPr>
        <w:t>matter of time</w:t>
      </w:r>
      <w:r w:rsidRPr="00051F03">
        <w:rPr>
          <w:sz w:val="24"/>
          <w:szCs w:val="24"/>
        </w:rPr>
        <w:t xml:space="preserve"> that the low-income households </w:t>
      </w:r>
      <w:r w:rsidR="00C44950" w:rsidRPr="00051F03">
        <w:rPr>
          <w:sz w:val="24"/>
          <w:szCs w:val="24"/>
        </w:rPr>
        <w:t>will end up failing to repay</w:t>
      </w:r>
      <w:r w:rsidRPr="00051F03">
        <w:rPr>
          <w:sz w:val="24"/>
          <w:szCs w:val="24"/>
        </w:rPr>
        <w:t xml:space="preserve"> the loan</w:t>
      </w:r>
      <w:del w:id="98" w:author="Sharad Chaudhary" w:date="2015-03-15T13:18:00Z">
        <w:r w:rsidRPr="00051F03" w:rsidDel="005503AD">
          <w:rPr>
            <w:sz w:val="24"/>
            <w:szCs w:val="24"/>
          </w:rPr>
          <w:delText>, delinquent</w:delText>
        </w:r>
      </w:del>
      <w:r w:rsidRPr="00051F03">
        <w:rPr>
          <w:sz w:val="24"/>
          <w:szCs w:val="24"/>
        </w:rPr>
        <w:t xml:space="preserve"> and foreclosure won't be far </w:t>
      </w:r>
      <w:proofErr w:type="gramStart"/>
      <w:r w:rsidRPr="00051F03">
        <w:rPr>
          <w:sz w:val="24"/>
          <w:szCs w:val="24"/>
        </w:rPr>
        <w:t xml:space="preserve">away </w:t>
      </w:r>
      <w:proofErr w:type="gramEnd"/>
      <w:del w:id="99" w:author="Sharad Chaudhary" w:date="2015-03-15T13:18:00Z">
        <w:r w:rsidRPr="00051F03" w:rsidDel="005503AD">
          <w:rPr>
            <w:sz w:val="24"/>
            <w:szCs w:val="24"/>
          </w:rPr>
          <w:delText>from that</w:delText>
        </w:r>
      </w:del>
      <w:r w:rsidRPr="00051F03">
        <w:rPr>
          <w:sz w:val="24"/>
          <w:szCs w:val="24"/>
        </w:rPr>
        <w:t>.</w:t>
      </w:r>
    </w:p>
    <w:p w14:paraId="00ACF9CE" w14:textId="77777777" w:rsidR="002A5C90" w:rsidRPr="00051F03" w:rsidRDefault="002A5C90" w:rsidP="00051F03">
      <w:pPr>
        <w:spacing w:after="0" w:line="240" w:lineRule="auto"/>
        <w:rPr>
          <w:sz w:val="24"/>
          <w:szCs w:val="24"/>
        </w:rPr>
      </w:pPr>
    </w:p>
    <w:p w14:paraId="06F80D29" w14:textId="681BAF28" w:rsidR="002A5C90" w:rsidRPr="00051F03" w:rsidRDefault="002A5C90" w:rsidP="00051F03">
      <w:pPr>
        <w:spacing w:after="0" w:line="240" w:lineRule="auto"/>
        <w:rPr>
          <w:sz w:val="24"/>
          <w:szCs w:val="24"/>
        </w:rPr>
      </w:pPr>
      <w:r w:rsidRPr="00051F03">
        <w:rPr>
          <w:sz w:val="24"/>
          <w:szCs w:val="24"/>
        </w:rPr>
        <w:t>Then, the authors</w:t>
      </w:r>
      <w:r w:rsidR="00C44950" w:rsidRPr="00051F03">
        <w:rPr>
          <w:sz w:val="24"/>
          <w:szCs w:val="24"/>
        </w:rPr>
        <w:t xml:space="preserve"> give us the core concept of their "lever</w:t>
      </w:r>
      <w:r w:rsidRPr="00051F03">
        <w:rPr>
          <w:sz w:val="24"/>
          <w:szCs w:val="24"/>
        </w:rPr>
        <w:t>ed losses" framework. They argue that these foreclosures forced people to cut down spen</w:t>
      </w:r>
      <w:r w:rsidR="006E6D4C" w:rsidRPr="00051F03">
        <w:rPr>
          <w:sz w:val="24"/>
          <w:szCs w:val="24"/>
        </w:rPr>
        <w:t>ding sharply and this happened i</w:t>
      </w:r>
      <w:r w:rsidRPr="00051F03">
        <w:rPr>
          <w:sz w:val="24"/>
          <w:szCs w:val="24"/>
        </w:rPr>
        <w:t>n around 2006</w:t>
      </w:r>
      <w:ins w:id="100" w:author="Sharad Chaudhary" w:date="2015-03-15T13:46:00Z">
        <w:r w:rsidR="00510409">
          <w:rPr>
            <w:sz w:val="24"/>
            <w:szCs w:val="24"/>
          </w:rPr>
          <w:t xml:space="preserve"> (?? 2007 is probably the earliest that one can point to)</w:t>
        </w:r>
      </w:ins>
      <w:r w:rsidRPr="00051F03">
        <w:rPr>
          <w:sz w:val="24"/>
          <w:szCs w:val="24"/>
        </w:rPr>
        <w:t>, which should be the true start of the financial crisis. That is two years before Lehmann fail</w:t>
      </w:r>
      <w:ins w:id="101" w:author="Sharad Chaudhary" w:date="2015-03-15T13:47:00Z">
        <w:r w:rsidR="00510409">
          <w:rPr>
            <w:sz w:val="24"/>
            <w:szCs w:val="24"/>
          </w:rPr>
          <w:t>ure</w:t>
        </w:r>
      </w:ins>
      <w:r w:rsidRPr="00051F03">
        <w:rPr>
          <w:sz w:val="24"/>
          <w:szCs w:val="24"/>
        </w:rPr>
        <w:t>. The draw down in spending was amplified by the fact of the above mentioned uneven distribution of debt and the anti-insurance characteristic of the loan. Data in the book shows in the year 2008, even in counties that avoid</w:t>
      </w:r>
      <w:ins w:id="102" w:author="Sharad Chaudhary" w:date="2015-03-15T13:48:00Z">
        <w:r w:rsidR="00510409">
          <w:rPr>
            <w:sz w:val="24"/>
            <w:szCs w:val="24"/>
          </w:rPr>
          <w:t>ed</w:t>
        </w:r>
      </w:ins>
      <w:r w:rsidRPr="00051F03">
        <w:rPr>
          <w:sz w:val="24"/>
          <w:szCs w:val="24"/>
        </w:rPr>
        <w:t xml:space="preserve"> the housing bubble </w:t>
      </w:r>
      <w:r w:rsidR="006E6D4C" w:rsidRPr="00051F03">
        <w:rPr>
          <w:sz w:val="24"/>
          <w:szCs w:val="24"/>
        </w:rPr>
        <w:t xml:space="preserve">still </w:t>
      </w:r>
      <w:r w:rsidRPr="00051F03">
        <w:rPr>
          <w:sz w:val="24"/>
          <w:szCs w:val="24"/>
        </w:rPr>
        <w:t xml:space="preserve">suffered a large percentage of </w:t>
      </w:r>
      <w:proofErr w:type="gramStart"/>
      <w:r w:rsidRPr="00051F03">
        <w:rPr>
          <w:sz w:val="24"/>
          <w:szCs w:val="24"/>
        </w:rPr>
        <w:t>decline</w:t>
      </w:r>
      <w:proofErr w:type="gramEnd"/>
      <w:r w:rsidRPr="00051F03">
        <w:rPr>
          <w:sz w:val="24"/>
          <w:szCs w:val="24"/>
        </w:rPr>
        <w:t xml:space="preserve"> in spending.</w:t>
      </w:r>
    </w:p>
    <w:p w14:paraId="751D8FA5" w14:textId="77777777" w:rsidR="002A5C90" w:rsidRPr="00051F03" w:rsidRDefault="002A5C90" w:rsidP="00051F03">
      <w:pPr>
        <w:spacing w:after="0" w:line="240" w:lineRule="auto"/>
        <w:rPr>
          <w:sz w:val="24"/>
          <w:szCs w:val="24"/>
        </w:rPr>
      </w:pPr>
    </w:p>
    <w:p w14:paraId="0A1CA9AA" w14:textId="4C6762EC" w:rsidR="002A5C90" w:rsidRPr="00051F03" w:rsidRDefault="002A5C90" w:rsidP="00051F03">
      <w:pPr>
        <w:spacing w:after="0" w:line="240" w:lineRule="auto"/>
        <w:rPr>
          <w:sz w:val="24"/>
          <w:szCs w:val="24"/>
        </w:rPr>
      </w:pPr>
      <w:r w:rsidRPr="00051F03">
        <w:rPr>
          <w:sz w:val="24"/>
          <w:szCs w:val="24"/>
        </w:rPr>
        <w:t>In the chapters talking about the reason</w:t>
      </w:r>
      <w:ins w:id="103" w:author="Sharad Chaudhary" w:date="2015-03-15T13:49:00Z">
        <w:r w:rsidR="00510409">
          <w:rPr>
            <w:sz w:val="24"/>
            <w:szCs w:val="24"/>
          </w:rPr>
          <w:t>s</w:t>
        </w:r>
      </w:ins>
      <w:r w:rsidRPr="00051F03">
        <w:rPr>
          <w:sz w:val="24"/>
          <w:szCs w:val="24"/>
        </w:rPr>
        <w:t xml:space="preserve"> behind the Great Recession, I found two things </w:t>
      </w:r>
      <w:ins w:id="104" w:author="Sharad Chaudhary" w:date="2015-03-15T13:49:00Z">
        <w:r w:rsidR="00510409">
          <w:rPr>
            <w:sz w:val="24"/>
            <w:szCs w:val="24"/>
          </w:rPr>
          <w:t xml:space="preserve">that </w:t>
        </w:r>
      </w:ins>
      <w:r w:rsidRPr="00051F03">
        <w:rPr>
          <w:sz w:val="24"/>
          <w:szCs w:val="24"/>
        </w:rPr>
        <w:t>ma</w:t>
      </w:r>
      <w:ins w:id="105" w:author="Sharad Chaudhary" w:date="2015-03-15T13:49:00Z">
        <w:r w:rsidR="00510409">
          <w:rPr>
            <w:sz w:val="24"/>
            <w:szCs w:val="24"/>
          </w:rPr>
          <w:t>d</w:t>
        </w:r>
      </w:ins>
      <w:del w:id="106" w:author="Sharad Chaudhary" w:date="2015-03-15T13:49:00Z">
        <w:r w:rsidRPr="00051F03" w:rsidDel="00510409">
          <w:rPr>
            <w:sz w:val="24"/>
            <w:szCs w:val="24"/>
          </w:rPr>
          <w:delText>k</w:delText>
        </w:r>
      </w:del>
      <w:r w:rsidRPr="00051F03">
        <w:rPr>
          <w:sz w:val="24"/>
          <w:szCs w:val="24"/>
        </w:rPr>
        <w:t xml:space="preserve">e the thesis more persuasive. One thing is </w:t>
      </w:r>
      <w:ins w:id="107" w:author="Sharad Chaudhary" w:date="2015-03-15T13:49:00Z">
        <w:r w:rsidR="00510409">
          <w:rPr>
            <w:sz w:val="24"/>
            <w:szCs w:val="24"/>
          </w:rPr>
          <w:t xml:space="preserve">that </w:t>
        </w:r>
      </w:ins>
      <w:r w:rsidRPr="00051F03">
        <w:rPr>
          <w:sz w:val="24"/>
          <w:szCs w:val="24"/>
        </w:rPr>
        <w:t xml:space="preserve">the authors were trying to use data to support every argument. They use </w:t>
      </w:r>
      <w:del w:id="108" w:author="Sharad Chaudhary" w:date="2015-03-15T13:49:00Z">
        <w:r w:rsidRPr="00051F03" w:rsidDel="00510409">
          <w:rPr>
            <w:sz w:val="24"/>
            <w:szCs w:val="24"/>
          </w:rPr>
          <w:delText>the</w:delText>
        </w:r>
      </w:del>
      <w:r w:rsidRPr="00051F03">
        <w:rPr>
          <w:sz w:val="24"/>
          <w:szCs w:val="24"/>
        </w:rPr>
        <w:t xml:space="preserve"> detailed </w:t>
      </w:r>
      <w:r w:rsidR="006E6D4C" w:rsidRPr="00051F03">
        <w:rPr>
          <w:sz w:val="24"/>
          <w:szCs w:val="24"/>
        </w:rPr>
        <w:t xml:space="preserve">microeconomic data at </w:t>
      </w:r>
      <w:ins w:id="109" w:author="Sharad Chaudhary" w:date="2015-03-15T13:49:00Z">
        <w:r w:rsidR="00510409">
          <w:rPr>
            <w:sz w:val="24"/>
            <w:szCs w:val="24"/>
          </w:rPr>
          <w:t xml:space="preserve">the </w:t>
        </w:r>
      </w:ins>
      <w:r w:rsidR="006E6D4C" w:rsidRPr="00051F03">
        <w:rPr>
          <w:sz w:val="24"/>
          <w:szCs w:val="24"/>
        </w:rPr>
        <w:t>zip-code level</w:t>
      </w:r>
      <w:r w:rsidRPr="00051F03">
        <w:rPr>
          <w:sz w:val="24"/>
          <w:szCs w:val="24"/>
        </w:rPr>
        <w:t xml:space="preserve"> to analyze </w:t>
      </w:r>
      <w:del w:id="110" w:author="Sharad Chaudhary" w:date="2015-03-15T13:50:00Z">
        <w:r w:rsidRPr="00051F03" w:rsidDel="00510409">
          <w:rPr>
            <w:sz w:val="24"/>
            <w:szCs w:val="24"/>
          </w:rPr>
          <w:delText>t</w:delText>
        </w:r>
      </w:del>
      <w:del w:id="111" w:author="Sharad Chaudhary" w:date="2015-03-15T13:49:00Z">
        <w:r w:rsidRPr="00051F03" w:rsidDel="00510409">
          <w:rPr>
            <w:sz w:val="24"/>
            <w:szCs w:val="24"/>
          </w:rPr>
          <w:delText>he</w:delText>
        </w:r>
      </w:del>
      <w:r w:rsidRPr="00051F03">
        <w:rPr>
          <w:sz w:val="24"/>
          <w:szCs w:val="24"/>
        </w:rPr>
        <w:t xml:space="preserve"> debt and consumption behaviors, which provide the audience </w:t>
      </w:r>
      <w:ins w:id="112" w:author="Sharad Chaudhary" w:date="2015-03-15T13:50:00Z">
        <w:r w:rsidR="00510409">
          <w:rPr>
            <w:sz w:val="24"/>
            <w:szCs w:val="24"/>
          </w:rPr>
          <w:t xml:space="preserve">with </w:t>
        </w:r>
      </w:ins>
      <w:r w:rsidRPr="00051F03">
        <w:rPr>
          <w:sz w:val="24"/>
          <w:szCs w:val="24"/>
        </w:rPr>
        <w:t>a</w:t>
      </w:r>
      <w:ins w:id="113" w:author="Sharad Chaudhary" w:date="2015-03-15T13:50:00Z">
        <w:r w:rsidR="00510409">
          <w:rPr>
            <w:sz w:val="24"/>
            <w:szCs w:val="24"/>
          </w:rPr>
          <w:t>n</w:t>
        </w:r>
      </w:ins>
      <w:r w:rsidRPr="00051F03">
        <w:rPr>
          <w:sz w:val="24"/>
          <w:szCs w:val="24"/>
        </w:rPr>
        <w:t xml:space="preserve"> easier way to understand their new "levered losses" theory and a deeper </w:t>
      </w:r>
      <w:proofErr w:type="gramStart"/>
      <w:r w:rsidRPr="00051F03">
        <w:rPr>
          <w:sz w:val="24"/>
          <w:szCs w:val="24"/>
        </w:rPr>
        <w:t>understanding  of</w:t>
      </w:r>
      <w:proofErr w:type="gramEnd"/>
      <w:r w:rsidRPr="00051F03">
        <w:rPr>
          <w:sz w:val="24"/>
          <w:szCs w:val="24"/>
        </w:rPr>
        <w:t xml:space="preserve"> how those </w:t>
      </w:r>
      <w:r w:rsidR="006E6D4C" w:rsidRPr="00051F03">
        <w:rPr>
          <w:sz w:val="24"/>
          <w:szCs w:val="24"/>
        </w:rPr>
        <w:t>microeconomic</w:t>
      </w:r>
      <w:del w:id="114" w:author="Sharad Chaudhary" w:date="2015-03-15T13:50:00Z">
        <w:r w:rsidR="006E6D4C" w:rsidRPr="00051F03" w:rsidDel="00510409">
          <w:rPr>
            <w:sz w:val="24"/>
            <w:szCs w:val="24"/>
          </w:rPr>
          <w:delText>s</w:delText>
        </w:r>
      </w:del>
      <w:r w:rsidRPr="00051F03">
        <w:rPr>
          <w:sz w:val="24"/>
          <w:szCs w:val="24"/>
        </w:rPr>
        <w:t xml:space="preserve"> factors affect</w:t>
      </w:r>
      <w:ins w:id="115" w:author="Sharad Chaudhary" w:date="2015-03-15T13:50:00Z">
        <w:r w:rsidR="00510409">
          <w:rPr>
            <w:sz w:val="24"/>
            <w:szCs w:val="24"/>
          </w:rPr>
          <w:t>ed</w:t>
        </w:r>
      </w:ins>
      <w:r w:rsidRPr="00051F03">
        <w:rPr>
          <w:sz w:val="24"/>
          <w:szCs w:val="24"/>
        </w:rPr>
        <w:t xml:space="preserve"> the </w:t>
      </w:r>
      <w:r w:rsidR="006E6D4C" w:rsidRPr="00051F03">
        <w:rPr>
          <w:sz w:val="24"/>
          <w:szCs w:val="24"/>
        </w:rPr>
        <w:t>macro economy</w:t>
      </w:r>
      <w:r w:rsidRPr="00051F03">
        <w:rPr>
          <w:sz w:val="24"/>
          <w:szCs w:val="24"/>
        </w:rPr>
        <w:t xml:space="preserve">. Another good thing is </w:t>
      </w:r>
      <w:ins w:id="116" w:author="Sharad Chaudhary" w:date="2015-03-15T13:50:00Z">
        <w:r w:rsidR="00510409">
          <w:rPr>
            <w:sz w:val="24"/>
            <w:szCs w:val="24"/>
          </w:rPr>
          <w:t xml:space="preserve">that </w:t>
        </w:r>
      </w:ins>
      <w:r w:rsidRPr="00051F03">
        <w:rPr>
          <w:sz w:val="24"/>
          <w:szCs w:val="24"/>
        </w:rPr>
        <w:t>the authors use</w:t>
      </w:r>
      <w:ins w:id="117" w:author="Sharad Chaudhary" w:date="2015-03-15T13:50:00Z">
        <w:r w:rsidR="00510409">
          <w:rPr>
            <w:sz w:val="24"/>
            <w:szCs w:val="24"/>
          </w:rPr>
          <w:t>d</w:t>
        </w:r>
      </w:ins>
      <w:r w:rsidRPr="00051F03">
        <w:rPr>
          <w:sz w:val="24"/>
          <w:szCs w:val="24"/>
        </w:rPr>
        <w:t xml:space="preserve"> some simple models, for example, the isolated islands model.</w:t>
      </w:r>
      <w:r w:rsidR="006E6D4C" w:rsidRPr="00051F03">
        <w:rPr>
          <w:sz w:val="24"/>
          <w:szCs w:val="24"/>
        </w:rPr>
        <w:t xml:space="preserve"> It looks quite simple </w:t>
      </w:r>
      <w:r w:rsidRPr="00051F03">
        <w:rPr>
          <w:sz w:val="24"/>
          <w:szCs w:val="24"/>
        </w:rPr>
        <w:t xml:space="preserve">to come up with these models, but they actually require the ability to abstract the simple mechanism </w:t>
      </w:r>
      <w:r w:rsidR="006E6D4C" w:rsidRPr="00051F03">
        <w:rPr>
          <w:sz w:val="24"/>
          <w:szCs w:val="24"/>
        </w:rPr>
        <w:t>from</w:t>
      </w:r>
      <w:r w:rsidRPr="00051F03">
        <w:rPr>
          <w:sz w:val="24"/>
          <w:szCs w:val="24"/>
        </w:rPr>
        <w:t xml:space="preserve"> a complex </w:t>
      </w:r>
      <w:commentRangeStart w:id="118"/>
      <w:r w:rsidRPr="00051F03">
        <w:rPr>
          <w:sz w:val="24"/>
          <w:szCs w:val="24"/>
        </w:rPr>
        <w:t>issue</w:t>
      </w:r>
      <w:commentRangeEnd w:id="118"/>
      <w:r w:rsidR="00510409">
        <w:rPr>
          <w:rStyle w:val="CommentReference"/>
        </w:rPr>
        <w:commentReference w:id="118"/>
      </w:r>
      <w:r w:rsidRPr="00051F03">
        <w:rPr>
          <w:sz w:val="24"/>
          <w:szCs w:val="24"/>
        </w:rPr>
        <w:t>. By presenting the simple mechanism, and add</w:t>
      </w:r>
      <w:ins w:id="119" w:author="Sharad Chaudhary" w:date="2015-03-15T13:51:00Z">
        <w:r w:rsidR="00510409">
          <w:rPr>
            <w:sz w:val="24"/>
            <w:szCs w:val="24"/>
          </w:rPr>
          <w:t>ing</w:t>
        </w:r>
      </w:ins>
      <w:r w:rsidRPr="00051F03">
        <w:rPr>
          <w:sz w:val="24"/>
          <w:szCs w:val="24"/>
        </w:rPr>
        <w:t xml:space="preserve"> new assumptions one at a time, they made the model more and more complex and bring the readers from the story to the reality step by step. And in that progress, you will understand the complex economics like reading a novel in a beach </w:t>
      </w:r>
      <w:commentRangeStart w:id="120"/>
      <w:r w:rsidRPr="00051F03">
        <w:rPr>
          <w:sz w:val="24"/>
          <w:szCs w:val="24"/>
        </w:rPr>
        <w:t>chair</w:t>
      </w:r>
      <w:commentRangeEnd w:id="120"/>
      <w:r w:rsidR="00510409">
        <w:rPr>
          <w:rStyle w:val="CommentReference"/>
        </w:rPr>
        <w:commentReference w:id="120"/>
      </w:r>
      <w:r w:rsidRPr="00051F03">
        <w:rPr>
          <w:sz w:val="24"/>
          <w:szCs w:val="24"/>
        </w:rPr>
        <w:t>.</w:t>
      </w:r>
    </w:p>
    <w:p w14:paraId="08A58C3E" w14:textId="77777777" w:rsidR="002A5C90" w:rsidRPr="00051F03" w:rsidRDefault="002A5C90" w:rsidP="00051F03">
      <w:pPr>
        <w:spacing w:after="0" w:line="240" w:lineRule="auto"/>
        <w:rPr>
          <w:sz w:val="24"/>
          <w:szCs w:val="24"/>
        </w:rPr>
      </w:pPr>
    </w:p>
    <w:p w14:paraId="5201E3D0" w14:textId="5360D0C8" w:rsidR="002A5C90" w:rsidRPr="00051F03" w:rsidRDefault="002A5C90" w:rsidP="00051F03">
      <w:pPr>
        <w:spacing w:after="0" w:line="240" w:lineRule="auto"/>
        <w:rPr>
          <w:sz w:val="24"/>
          <w:szCs w:val="24"/>
        </w:rPr>
      </w:pPr>
      <w:r w:rsidRPr="00051F03">
        <w:rPr>
          <w:sz w:val="24"/>
          <w:szCs w:val="24"/>
        </w:rPr>
        <w:t>What did the government do during recession? After present</w:t>
      </w:r>
      <w:r w:rsidR="006E6D4C" w:rsidRPr="00051F03">
        <w:rPr>
          <w:sz w:val="24"/>
          <w:szCs w:val="24"/>
        </w:rPr>
        <w:t>ing</w:t>
      </w:r>
      <w:r w:rsidRPr="00051F03">
        <w:rPr>
          <w:sz w:val="24"/>
          <w:szCs w:val="24"/>
        </w:rPr>
        <w:t xml:space="preserve"> their theory and the data about how the "levered losses" works in the first seven chapters, the authors come to the solution part. In every academic book, not only for economics, the authors would like to use the same scheme: what people did or currently do, why they are wrong, </w:t>
      </w:r>
      <w:ins w:id="121" w:author="Sharad Chaudhary" w:date="2015-03-15T13:51:00Z">
        <w:r w:rsidR="00510409">
          <w:rPr>
            <w:sz w:val="24"/>
            <w:szCs w:val="24"/>
          </w:rPr>
          <w:t xml:space="preserve">and why </w:t>
        </w:r>
      </w:ins>
      <w:r w:rsidRPr="00051F03">
        <w:rPr>
          <w:sz w:val="24"/>
          <w:szCs w:val="24"/>
        </w:rPr>
        <w:t xml:space="preserve">I have a better solution. </w:t>
      </w:r>
    </w:p>
    <w:p w14:paraId="2D8D92BB" w14:textId="77777777" w:rsidR="002A5C90" w:rsidRPr="00051F03" w:rsidRDefault="002A5C90" w:rsidP="00051F03">
      <w:pPr>
        <w:spacing w:after="0" w:line="240" w:lineRule="auto"/>
        <w:rPr>
          <w:sz w:val="24"/>
          <w:szCs w:val="24"/>
        </w:rPr>
      </w:pPr>
    </w:p>
    <w:p w14:paraId="2B42E68D" w14:textId="269F05F6" w:rsidR="002A5C90" w:rsidRPr="00051F03" w:rsidRDefault="002A5C90" w:rsidP="00051F03">
      <w:pPr>
        <w:spacing w:after="0" w:line="240" w:lineRule="auto"/>
        <w:rPr>
          <w:sz w:val="24"/>
          <w:szCs w:val="24"/>
        </w:rPr>
      </w:pPr>
      <w:r w:rsidRPr="00051F03">
        <w:rPr>
          <w:sz w:val="24"/>
          <w:szCs w:val="24"/>
        </w:rPr>
        <w:t xml:space="preserve">In this book, the authors follow the same </w:t>
      </w:r>
      <w:ins w:id="122" w:author="Sharad Chaudhary" w:date="2015-03-15T13:51:00Z">
        <w:r w:rsidR="00510409">
          <w:rPr>
            <w:sz w:val="24"/>
            <w:szCs w:val="24"/>
          </w:rPr>
          <w:t>path</w:t>
        </w:r>
      </w:ins>
      <w:del w:id="123" w:author="Sharad Chaudhary" w:date="2015-03-15T13:51:00Z">
        <w:r w:rsidRPr="00051F03" w:rsidDel="00510409">
          <w:rPr>
            <w:sz w:val="24"/>
            <w:szCs w:val="24"/>
          </w:rPr>
          <w:delText>way</w:delText>
        </w:r>
      </w:del>
      <w:r w:rsidRPr="00051F03">
        <w:rPr>
          <w:sz w:val="24"/>
          <w:szCs w:val="24"/>
        </w:rPr>
        <w:t xml:space="preserve">. They pin the blame on </w:t>
      </w:r>
      <w:del w:id="124" w:author="Sharad Chaudhary" w:date="2015-03-15T13:52:00Z">
        <w:r w:rsidRPr="00051F03" w:rsidDel="00510409">
          <w:rPr>
            <w:sz w:val="24"/>
            <w:szCs w:val="24"/>
          </w:rPr>
          <w:delText>the</w:delText>
        </w:r>
      </w:del>
      <w:r w:rsidRPr="00051F03">
        <w:rPr>
          <w:sz w:val="24"/>
          <w:szCs w:val="24"/>
        </w:rPr>
        <w:t xml:space="preserve"> polic</w:t>
      </w:r>
      <w:ins w:id="125" w:author="Sharad Chaudhary" w:date="2015-03-15T13:52:00Z">
        <w:r w:rsidR="00510409">
          <w:rPr>
            <w:sz w:val="24"/>
            <w:szCs w:val="24"/>
          </w:rPr>
          <w:t>ies</w:t>
        </w:r>
      </w:ins>
      <w:del w:id="126" w:author="Sharad Chaudhary" w:date="2015-03-15T13:52:00Z">
        <w:r w:rsidRPr="00051F03" w:rsidDel="00510409">
          <w:rPr>
            <w:sz w:val="24"/>
            <w:szCs w:val="24"/>
          </w:rPr>
          <w:delText>y</w:delText>
        </w:r>
      </w:del>
      <w:r w:rsidRPr="00051F03">
        <w:rPr>
          <w:sz w:val="24"/>
          <w:szCs w:val="24"/>
        </w:rPr>
        <w:t xml:space="preserve"> to protect the bank</w:t>
      </w:r>
      <w:ins w:id="127" w:author="Sharad Chaudhary" w:date="2015-03-15T13:52:00Z">
        <w:r w:rsidR="00510409">
          <w:rPr>
            <w:sz w:val="24"/>
            <w:szCs w:val="24"/>
          </w:rPr>
          <w:t>s</w:t>
        </w:r>
      </w:ins>
      <w:r w:rsidRPr="00051F03">
        <w:rPr>
          <w:sz w:val="24"/>
          <w:szCs w:val="24"/>
        </w:rPr>
        <w:t>. Data shows there is no obvious correlation between save the banks and save the economy</w:t>
      </w:r>
      <w:ins w:id="128" w:author="Sharad Chaudhary" w:date="2015-03-15T13:52:00Z">
        <w:r w:rsidR="00510409">
          <w:rPr>
            <w:sz w:val="24"/>
            <w:szCs w:val="24"/>
          </w:rPr>
          <w:t xml:space="preserve"> (Which data? Be precise.)</w:t>
        </w:r>
      </w:ins>
      <w:r w:rsidRPr="00051F03">
        <w:rPr>
          <w:sz w:val="24"/>
          <w:szCs w:val="24"/>
        </w:rPr>
        <w:t>. And the monetary policies they used were not perform</w:t>
      </w:r>
      <w:r w:rsidR="006E6D4C" w:rsidRPr="00051F03">
        <w:rPr>
          <w:sz w:val="24"/>
          <w:szCs w:val="24"/>
        </w:rPr>
        <w:t>ing</w:t>
      </w:r>
      <w:r w:rsidRPr="00051F03">
        <w:rPr>
          <w:sz w:val="24"/>
          <w:szCs w:val="24"/>
        </w:rPr>
        <w:t xml:space="preserve"> well as expected. The attempt of inflation ended with a huge jump </w:t>
      </w:r>
      <w:ins w:id="129" w:author="Sharad Chaudhary" w:date="2015-03-15T14:07:00Z">
        <w:r w:rsidR="00D60F00">
          <w:rPr>
            <w:sz w:val="24"/>
            <w:szCs w:val="24"/>
          </w:rPr>
          <w:t>in</w:t>
        </w:r>
      </w:ins>
      <w:del w:id="130" w:author="Sharad Chaudhary" w:date="2015-03-15T14:07:00Z">
        <w:r w:rsidRPr="00051F03" w:rsidDel="00D60F00">
          <w:rPr>
            <w:sz w:val="24"/>
            <w:szCs w:val="24"/>
          </w:rPr>
          <w:delText>of</w:delText>
        </w:r>
      </w:del>
      <w:r w:rsidRPr="00051F03">
        <w:rPr>
          <w:sz w:val="24"/>
          <w:szCs w:val="24"/>
        </w:rPr>
        <w:t xml:space="preserve"> bank reserves. Even helicopter drops of money won't help much. In another word, without </w:t>
      </w:r>
      <w:del w:id="131" w:author="Sharad Chaudhary" w:date="2015-03-15T13:53:00Z">
        <w:r w:rsidRPr="00051F03" w:rsidDel="00510409">
          <w:rPr>
            <w:sz w:val="24"/>
            <w:szCs w:val="24"/>
          </w:rPr>
          <w:delText>a</w:delText>
        </w:r>
      </w:del>
      <w:r w:rsidRPr="00051F03">
        <w:rPr>
          <w:sz w:val="24"/>
          <w:szCs w:val="24"/>
        </w:rPr>
        <w:t xml:space="preserve"> </w:t>
      </w:r>
      <w:proofErr w:type="gramStart"/>
      <w:r w:rsidRPr="00051F03">
        <w:rPr>
          <w:sz w:val="24"/>
          <w:szCs w:val="24"/>
        </w:rPr>
        <w:t>restructuring  debt</w:t>
      </w:r>
      <w:proofErr w:type="gramEnd"/>
      <w:r w:rsidRPr="00051F03">
        <w:rPr>
          <w:sz w:val="24"/>
          <w:szCs w:val="24"/>
        </w:rPr>
        <w:t xml:space="preserve">, monetary policy won't cure or prevent the recession. </w:t>
      </w:r>
    </w:p>
    <w:p w14:paraId="4093882A" w14:textId="77777777" w:rsidR="002A5C90" w:rsidRPr="00051F03" w:rsidRDefault="002A5C90" w:rsidP="00051F03">
      <w:pPr>
        <w:spacing w:after="0" w:line="240" w:lineRule="auto"/>
        <w:rPr>
          <w:sz w:val="24"/>
          <w:szCs w:val="24"/>
        </w:rPr>
      </w:pPr>
    </w:p>
    <w:p w14:paraId="76DB7E09" w14:textId="791E4C62" w:rsidR="002A5C90" w:rsidRDefault="002A5C90" w:rsidP="00051F03">
      <w:pPr>
        <w:spacing w:after="0" w:line="240" w:lineRule="auto"/>
        <w:rPr>
          <w:ins w:id="132" w:author="Sharad Chaudhary" w:date="2015-03-15T14:09:00Z"/>
          <w:sz w:val="24"/>
          <w:szCs w:val="24"/>
        </w:rPr>
      </w:pPr>
      <w:r w:rsidRPr="00051F03">
        <w:rPr>
          <w:sz w:val="24"/>
          <w:szCs w:val="24"/>
        </w:rPr>
        <w:t xml:space="preserve">So what should we do? </w:t>
      </w:r>
      <w:proofErr w:type="spellStart"/>
      <w:r w:rsidRPr="00051F03">
        <w:rPr>
          <w:sz w:val="24"/>
          <w:szCs w:val="24"/>
        </w:rPr>
        <w:t>Mian</w:t>
      </w:r>
      <w:proofErr w:type="spellEnd"/>
      <w:r w:rsidRPr="00051F03">
        <w:rPr>
          <w:sz w:val="24"/>
          <w:szCs w:val="24"/>
        </w:rPr>
        <w:t xml:space="preserve"> and </w:t>
      </w:r>
      <w:proofErr w:type="spellStart"/>
      <w:r w:rsidRPr="00051F03">
        <w:rPr>
          <w:sz w:val="24"/>
          <w:szCs w:val="24"/>
        </w:rPr>
        <w:t>Refi</w:t>
      </w:r>
      <w:proofErr w:type="spellEnd"/>
      <w:r w:rsidRPr="00051F03">
        <w:rPr>
          <w:sz w:val="24"/>
          <w:szCs w:val="24"/>
        </w:rPr>
        <w:t xml:space="preserve"> provide us a new financial product called Share Risk Mort</w:t>
      </w:r>
      <w:r w:rsidR="006E6D4C" w:rsidRPr="00051F03">
        <w:rPr>
          <w:sz w:val="24"/>
          <w:szCs w:val="24"/>
        </w:rPr>
        <w:t>gage (SRM). To be honest, I felt</w:t>
      </w:r>
      <w:r w:rsidRPr="00051F03">
        <w:rPr>
          <w:sz w:val="24"/>
          <w:szCs w:val="24"/>
        </w:rPr>
        <w:t xml:space="preserve"> less convinced by the prescription </w:t>
      </w:r>
      <w:ins w:id="133" w:author="Sharad Chaudhary" w:date="2015-03-15T14:07:00Z">
        <w:r w:rsidR="00D60F00">
          <w:rPr>
            <w:sz w:val="24"/>
            <w:szCs w:val="24"/>
          </w:rPr>
          <w:t>of</w:t>
        </w:r>
      </w:ins>
      <w:del w:id="134" w:author="Sharad Chaudhary" w:date="2015-03-15T14:07:00Z">
        <w:r w:rsidRPr="00051F03" w:rsidDel="00D60F00">
          <w:rPr>
            <w:sz w:val="24"/>
            <w:szCs w:val="24"/>
          </w:rPr>
          <w:delText>with</w:delText>
        </w:r>
      </w:del>
      <w:r w:rsidRPr="00051F03">
        <w:rPr>
          <w:sz w:val="24"/>
          <w:szCs w:val="24"/>
        </w:rPr>
        <w:t xml:space="preserve"> one single new product to cure the economy once for all. Despite the obvious arbitrage opportunity of this product, </w:t>
      </w:r>
      <w:proofErr w:type="gramStart"/>
      <w:r w:rsidRPr="00051F03">
        <w:rPr>
          <w:sz w:val="24"/>
          <w:szCs w:val="24"/>
        </w:rPr>
        <w:t>which can be done by swapping houses and pushing the house price down to zero.</w:t>
      </w:r>
      <w:proofErr w:type="gramEnd"/>
      <w:r w:rsidRPr="00051F03">
        <w:rPr>
          <w:sz w:val="24"/>
          <w:szCs w:val="24"/>
        </w:rPr>
        <w:t xml:space="preserve"> They make assumptions about "Investors are the wealthiest household in the economy, and therefore the sector that should be most willing to bear risk as long as they are properly compensated." </w:t>
      </w:r>
      <w:proofErr w:type="gramStart"/>
      <w:r w:rsidRPr="00051F03">
        <w:rPr>
          <w:sz w:val="24"/>
          <w:szCs w:val="24"/>
        </w:rPr>
        <w:t>W</w:t>
      </w:r>
      <w:r w:rsidR="00223AC0" w:rsidRPr="00051F03">
        <w:rPr>
          <w:sz w:val="24"/>
          <w:szCs w:val="24"/>
        </w:rPr>
        <w:t>hich I don't feel I could agree</w:t>
      </w:r>
      <w:r w:rsidRPr="00051F03">
        <w:rPr>
          <w:sz w:val="24"/>
          <w:szCs w:val="24"/>
        </w:rPr>
        <w:t xml:space="preserve"> on.</w:t>
      </w:r>
      <w:proofErr w:type="gramEnd"/>
      <w:r w:rsidRPr="00051F03">
        <w:rPr>
          <w:sz w:val="24"/>
          <w:szCs w:val="24"/>
        </w:rPr>
        <w:t xml:space="preserve"> In the real world, more than enough evidence</w:t>
      </w:r>
      <w:del w:id="135" w:author="Sharad Chaudhary" w:date="2015-03-15T14:08:00Z">
        <w:r w:rsidRPr="00051F03" w:rsidDel="00D60F00">
          <w:rPr>
            <w:sz w:val="24"/>
            <w:szCs w:val="24"/>
          </w:rPr>
          <w:delText>s</w:delText>
        </w:r>
      </w:del>
      <w:r w:rsidRPr="00051F03">
        <w:rPr>
          <w:sz w:val="24"/>
          <w:szCs w:val="24"/>
        </w:rPr>
        <w:t xml:space="preserve"> ha</w:t>
      </w:r>
      <w:ins w:id="136" w:author="Sharad Chaudhary" w:date="2015-03-15T14:08:00Z">
        <w:r w:rsidR="00D60F00">
          <w:rPr>
            <w:sz w:val="24"/>
            <w:szCs w:val="24"/>
          </w:rPr>
          <w:t>s</w:t>
        </w:r>
      </w:ins>
      <w:del w:id="137" w:author="Sharad Chaudhary" w:date="2015-03-15T14:08:00Z">
        <w:r w:rsidRPr="00051F03" w:rsidDel="00D60F00">
          <w:rPr>
            <w:sz w:val="24"/>
            <w:szCs w:val="24"/>
          </w:rPr>
          <w:delText>ve</w:delText>
        </w:r>
      </w:del>
      <w:r w:rsidRPr="00051F03">
        <w:rPr>
          <w:sz w:val="24"/>
          <w:szCs w:val="24"/>
        </w:rPr>
        <w:t xml:space="preserve"> shown that </w:t>
      </w:r>
      <w:del w:id="138" w:author="Sharad Chaudhary" w:date="2015-03-15T14:08:00Z">
        <w:r w:rsidRPr="00051F03" w:rsidDel="00D60F00">
          <w:rPr>
            <w:sz w:val="24"/>
            <w:szCs w:val="24"/>
          </w:rPr>
          <w:delText>the</w:delText>
        </w:r>
      </w:del>
      <w:r w:rsidRPr="00051F03">
        <w:rPr>
          <w:sz w:val="24"/>
          <w:szCs w:val="24"/>
        </w:rPr>
        <w:t xml:space="preserve"> capital is greedy</w:t>
      </w:r>
      <w:ins w:id="139" w:author="Sharad Chaudhary" w:date="2015-03-15T14:08:00Z">
        <w:r w:rsidR="00D60F00">
          <w:rPr>
            <w:sz w:val="24"/>
            <w:szCs w:val="24"/>
          </w:rPr>
          <w:t xml:space="preserve"> (too much opinion – need a factual basis for this comment)</w:t>
        </w:r>
      </w:ins>
      <w:r w:rsidRPr="00051F03">
        <w:rPr>
          <w:sz w:val="24"/>
          <w:szCs w:val="24"/>
        </w:rPr>
        <w:t>. There is no reason for the wealthiest to give up the protection on their investment, even though it has the potential to lead to a</w:t>
      </w:r>
      <w:r w:rsidR="00223AC0" w:rsidRPr="00051F03">
        <w:rPr>
          <w:sz w:val="24"/>
          <w:szCs w:val="24"/>
        </w:rPr>
        <w:t>n</w:t>
      </w:r>
      <w:r w:rsidRPr="00051F03">
        <w:rPr>
          <w:sz w:val="24"/>
          <w:szCs w:val="24"/>
        </w:rPr>
        <w:t xml:space="preserve"> economic recession. As I said, this part is the weakest part of the book, which supposed to be the most important one.</w:t>
      </w:r>
      <w:r w:rsidR="00051F03">
        <w:rPr>
          <w:sz w:val="24"/>
          <w:szCs w:val="24"/>
        </w:rPr>
        <w:t xml:space="preserve"> The authors' failure to meet a</w:t>
      </w:r>
      <w:r w:rsidRPr="00051F03">
        <w:rPr>
          <w:sz w:val="24"/>
          <w:szCs w:val="24"/>
        </w:rPr>
        <w:t xml:space="preserve"> feasible solution tells us it is hard to understand the situation clearly, and it will be much harder for you to come up with a solution even you understand it well. Not to mention the difficulties of execution after you get a good plan. </w:t>
      </w:r>
    </w:p>
    <w:p w14:paraId="1A653361" w14:textId="77777777" w:rsidR="00D60F00" w:rsidRDefault="00D60F00" w:rsidP="00051F03">
      <w:pPr>
        <w:spacing w:after="0" w:line="240" w:lineRule="auto"/>
        <w:rPr>
          <w:ins w:id="140" w:author="Sharad Chaudhary" w:date="2015-03-15T14:09:00Z"/>
          <w:sz w:val="24"/>
          <w:szCs w:val="24"/>
        </w:rPr>
      </w:pPr>
    </w:p>
    <w:p w14:paraId="3770D9BE" w14:textId="1C08099F" w:rsidR="00D60F00" w:rsidRPr="00051F03" w:rsidRDefault="00D60F00" w:rsidP="00051F03">
      <w:pPr>
        <w:spacing w:after="0" w:line="240" w:lineRule="auto"/>
        <w:rPr>
          <w:sz w:val="24"/>
          <w:szCs w:val="24"/>
        </w:rPr>
      </w:pPr>
      <w:ins w:id="141" w:author="Sharad Chaudhary" w:date="2015-03-15T14:09:00Z">
        <w:r>
          <w:rPr>
            <w:sz w:val="24"/>
            <w:szCs w:val="24"/>
          </w:rPr>
          <w:t>Lien: this is a reasonably thoughtful summary and you express your opinions well but overall you rely a little too much on them. To really engage with a book or an article, you need to cite either supporting or contradicting evidence that you</w:t>
        </w:r>
      </w:ins>
      <w:ins w:id="142" w:author="Sharad Chaudhary" w:date="2015-03-15T14:13:00Z">
        <w:r>
          <w:rPr>
            <w:sz w:val="24"/>
            <w:szCs w:val="24"/>
          </w:rPr>
          <w:t>’ve come up with on your own. Otherwise, you won’t develop your own framework and will be reliant on a reflexive reaction to other people’s thinking.</w:t>
        </w:r>
      </w:ins>
      <w:bookmarkStart w:id="143" w:name="_GoBack"/>
      <w:bookmarkEnd w:id="143"/>
    </w:p>
    <w:p w14:paraId="5D7F03BF" w14:textId="77777777" w:rsidR="00E95330" w:rsidRPr="00051F03" w:rsidRDefault="00E95330" w:rsidP="00051F03">
      <w:pPr>
        <w:spacing w:after="0" w:line="240" w:lineRule="auto"/>
        <w:rPr>
          <w:sz w:val="24"/>
          <w:szCs w:val="24"/>
        </w:rPr>
      </w:pPr>
    </w:p>
    <w:sectPr w:rsidR="00E95330" w:rsidRPr="00051F0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18" w:author="Sharad Chaudhary" w:date="2015-03-15T13:51:00Z" w:initials="SC">
    <w:p w14:paraId="53F2CBEC" w14:textId="6D72139D" w:rsidR="00510409" w:rsidRDefault="00510409">
      <w:pPr>
        <w:pStyle w:val="CommentText"/>
      </w:pPr>
      <w:r>
        <w:rPr>
          <w:rStyle w:val="CommentReference"/>
        </w:rPr>
        <w:annotationRef/>
      </w:r>
      <w:r>
        <w:t>Nice observation.</w:t>
      </w:r>
    </w:p>
  </w:comment>
  <w:comment w:id="120" w:author="Sharad Chaudhary" w:date="2015-03-15T13:51:00Z" w:initials="SC">
    <w:p w14:paraId="354ADF5C" w14:textId="6895BC2C" w:rsidR="00510409" w:rsidRDefault="00510409">
      <w:pPr>
        <w:pStyle w:val="CommentText"/>
      </w:pPr>
      <w:r>
        <w:rPr>
          <w:rStyle w:val="CommentReference"/>
        </w:rPr>
        <w:annotationRef/>
      </w:r>
      <w:r>
        <w:t>Well put.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5A7"/>
    <w:rsid w:val="00051F03"/>
    <w:rsid w:val="00223AC0"/>
    <w:rsid w:val="002A5C90"/>
    <w:rsid w:val="00347EEB"/>
    <w:rsid w:val="003539CC"/>
    <w:rsid w:val="004849C2"/>
    <w:rsid w:val="00490340"/>
    <w:rsid w:val="00510409"/>
    <w:rsid w:val="005503AD"/>
    <w:rsid w:val="0060776E"/>
    <w:rsid w:val="006E6D4C"/>
    <w:rsid w:val="00780F7D"/>
    <w:rsid w:val="008523B8"/>
    <w:rsid w:val="008779CA"/>
    <w:rsid w:val="008C6A46"/>
    <w:rsid w:val="009E31D7"/>
    <w:rsid w:val="00A030E9"/>
    <w:rsid w:val="00B13310"/>
    <w:rsid w:val="00B4742B"/>
    <w:rsid w:val="00BC3E6C"/>
    <w:rsid w:val="00BF7BCD"/>
    <w:rsid w:val="00C165A7"/>
    <w:rsid w:val="00C44950"/>
    <w:rsid w:val="00D60F00"/>
    <w:rsid w:val="00D809E7"/>
    <w:rsid w:val="00E95330"/>
    <w:rsid w:val="00EB7881"/>
    <w:rsid w:val="00F91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82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1F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65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65A7"/>
    <w:rPr>
      <w:i/>
      <w:iCs/>
    </w:rPr>
  </w:style>
  <w:style w:type="character" w:styleId="Hyperlink">
    <w:name w:val="Hyperlink"/>
    <w:basedOn w:val="DefaultParagraphFont"/>
    <w:uiPriority w:val="99"/>
    <w:semiHidden/>
    <w:unhideWhenUsed/>
    <w:rsid w:val="00C165A7"/>
    <w:rPr>
      <w:color w:val="0000FF"/>
      <w:u w:val="single"/>
    </w:rPr>
  </w:style>
  <w:style w:type="character" w:customStyle="1" w:styleId="apple-converted-space">
    <w:name w:val="apple-converted-space"/>
    <w:basedOn w:val="DefaultParagraphFont"/>
    <w:rsid w:val="00C165A7"/>
  </w:style>
  <w:style w:type="character" w:customStyle="1" w:styleId="Heading1Char">
    <w:name w:val="Heading 1 Char"/>
    <w:basedOn w:val="DefaultParagraphFont"/>
    <w:link w:val="Heading1"/>
    <w:uiPriority w:val="9"/>
    <w:rsid w:val="00051F03"/>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uiPriority w:val="99"/>
    <w:semiHidden/>
    <w:unhideWhenUsed/>
    <w:rsid w:val="00510409"/>
    <w:rPr>
      <w:sz w:val="16"/>
      <w:szCs w:val="16"/>
    </w:rPr>
  </w:style>
  <w:style w:type="paragraph" w:styleId="CommentText">
    <w:name w:val="annotation text"/>
    <w:basedOn w:val="Normal"/>
    <w:link w:val="CommentTextChar"/>
    <w:uiPriority w:val="99"/>
    <w:semiHidden/>
    <w:unhideWhenUsed/>
    <w:rsid w:val="00510409"/>
    <w:pPr>
      <w:spacing w:line="240" w:lineRule="auto"/>
    </w:pPr>
    <w:rPr>
      <w:sz w:val="20"/>
      <w:szCs w:val="20"/>
    </w:rPr>
  </w:style>
  <w:style w:type="character" w:customStyle="1" w:styleId="CommentTextChar">
    <w:name w:val="Comment Text Char"/>
    <w:basedOn w:val="DefaultParagraphFont"/>
    <w:link w:val="CommentText"/>
    <w:uiPriority w:val="99"/>
    <w:semiHidden/>
    <w:rsid w:val="00510409"/>
    <w:rPr>
      <w:sz w:val="20"/>
      <w:szCs w:val="20"/>
    </w:rPr>
  </w:style>
  <w:style w:type="paragraph" w:styleId="CommentSubject">
    <w:name w:val="annotation subject"/>
    <w:basedOn w:val="CommentText"/>
    <w:next w:val="CommentText"/>
    <w:link w:val="CommentSubjectChar"/>
    <w:uiPriority w:val="99"/>
    <w:semiHidden/>
    <w:unhideWhenUsed/>
    <w:rsid w:val="00510409"/>
    <w:rPr>
      <w:b/>
      <w:bCs/>
    </w:rPr>
  </w:style>
  <w:style w:type="character" w:customStyle="1" w:styleId="CommentSubjectChar">
    <w:name w:val="Comment Subject Char"/>
    <w:basedOn w:val="CommentTextChar"/>
    <w:link w:val="CommentSubject"/>
    <w:uiPriority w:val="99"/>
    <w:semiHidden/>
    <w:rsid w:val="00510409"/>
    <w:rPr>
      <w:b/>
      <w:bCs/>
      <w:sz w:val="20"/>
      <w:szCs w:val="20"/>
    </w:rPr>
  </w:style>
  <w:style w:type="paragraph" w:styleId="BalloonText">
    <w:name w:val="Balloon Text"/>
    <w:basedOn w:val="Normal"/>
    <w:link w:val="BalloonTextChar"/>
    <w:uiPriority w:val="99"/>
    <w:semiHidden/>
    <w:unhideWhenUsed/>
    <w:rsid w:val="005104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4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51F0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165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165A7"/>
    <w:rPr>
      <w:i/>
      <w:iCs/>
    </w:rPr>
  </w:style>
  <w:style w:type="character" w:styleId="Hyperlink">
    <w:name w:val="Hyperlink"/>
    <w:basedOn w:val="DefaultParagraphFont"/>
    <w:uiPriority w:val="99"/>
    <w:semiHidden/>
    <w:unhideWhenUsed/>
    <w:rsid w:val="00C165A7"/>
    <w:rPr>
      <w:color w:val="0000FF"/>
      <w:u w:val="single"/>
    </w:rPr>
  </w:style>
  <w:style w:type="character" w:customStyle="1" w:styleId="apple-converted-space">
    <w:name w:val="apple-converted-space"/>
    <w:basedOn w:val="DefaultParagraphFont"/>
    <w:rsid w:val="00C165A7"/>
  </w:style>
  <w:style w:type="character" w:customStyle="1" w:styleId="Heading1Char">
    <w:name w:val="Heading 1 Char"/>
    <w:basedOn w:val="DefaultParagraphFont"/>
    <w:link w:val="Heading1"/>
    <w:uiPriority w:val="9"/>
    <w:rsid w:val="00051F03"/>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uiPriority w:val="99"/>
    <w:semiHidden/>
    <w:unhideWhenUsed/>
    <w:rsid w:val="00510409"/>
    <w:rPr>
      <w:sz w:val="16"/>
      <w:szCs w:val="16"/>
    </w:rPr>
  </w:style>
  <w:style w:type="paragraph" w:styleId="CommentText">
    <w:name w:val="annotation text"/>
    <w:basedOn w:val="Normal"/>
    <w:link w:val="CommentTextChar"/>
    <w:uiPriority w:val="99"/>
    <w:semiHidden/>
    <w:unhideWhenUsed/>
    <w:rsid w:val="00510409"/>
    <w:pPr>
      <w:spacing w:line="240" w:lineRule="auto"/>
    </w:pPr>
    <w:rPr>
      <w:sz w:val="20"/>
      <w:szCs w:val="20"/>
    </w:rPr>
  </w:style>
  <w:style w:type="character" w:customStyle="1" w:styleId="CommentTextChar">
    <w:name w:val="Comment Text Char"/>
    <w:basedOn w:val="DefaultParagraphFont"/>
    <w:link w:val="CommentText"/>
    <w:uiPriority w:val="99"/>
    <w:semiHidden/>
    <w:rsid w:val="00510409"/>
    <w:rPr>
      <w:sz w:val="20"/>
      <w:szCs w:val="20"/>
    </w:rPr>
  </w:style>
  <w:style w:type="paragraph" w:styleId="CommentSubject">
    <w:name w:val="annotation subject"/>
    <w:basedOn w:val="CommentText"/>
    <w:next w:val="CommentText"/>
    <w:link w:val="CommentSubjectChar"/>
    <w:uiPriority w:val="99"/>
    <w:semiHidden/>
    <w:unhideWhenUsed/>
    <w:rsid w:val="00510409"/>
    <w:rPr>
      <w:b/>
      <w:bCs/>
    </w:rPr>
  </w:style>
  <w:style w:type="character" w:customStyle="1" w:styleId="CommentSubjectChar">
    <w:name w:val="Comment Subject Char"/>
    <w:basedOn w:val="CommentTextChar"/>
    <w:link w:val="CommentSubject"/>
    <w:uiPriority w:val="99"/>
    <w:semiHidden/>
    <w:rsid w:val="00510409"/>
    <w:rPr>
      <w:b/>
      <w:bCs/>
      <w:sz w:val="20"/>
      <w:szCs w:val="20"/>
    </w:rPr>
  </w:style>
  <w:style w:type="paragraph" w:styleId="BalloonText">
    <w:name w:val="Balloon Text"/>
    <w:basedOn w:val="Normal"/>
    <w:link w:val="BalloonTextChar"/>
    <w:uiPriority w:val="99"/>
    <w:semiHidden/>
    <w:unhideWhenUsed/>
    <w:rsid w:val="005104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04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040701">
      <w:bodyDiv w:val="1"/>
      <w:marLeft w:val="0"/>
      <w:marRight w:val="0"/>
      <w:marTop w:val="0"/>
      <w:marBottom w:val="0"/>
      <w:divBdr>
        <w:top w:val="none" w:sz="0" w:space="0" w:color="auto"/>
        <w:left w:val="none" w:sz="0" w:space="0" w:color="auto"/>
        <w:bottom w:val="none" w:sz="0" w:space="0" w:color="auto"/>
        <w:right w:val="none" w:sz="0" w:space="0" w:color="auto"/>
      </w:divBdr>
    </w:div>
    <w:div w:id="412506789">
      <w:bodyDiv w:val="1"/>
      <w:marLeft w:val="0"/>
      <w:marRight w:val="0"/>
      <w:marTop w:val="0"/>
      <w:marBottom w:val="0"/>
      <w:divBdr>
        <w:top w:val="none" w:sz="0" w:space="0" w:color="auto"/>
        <w:left w:val="none" w:sz="0" w:space="0" w:color="auto"/>
        <w:bottom w:val="none" w:sz="0" w:space="0" w:color="auto"/>
        <w:right w:val="none" w:sz="0" w:space="0" w:color="auto"/>
      </w:divBdr>
    </w:div>
    <w:div w:id="123196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724C7-B089-4888-9433-1A21263DA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3</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Sharad Chaudhary</cp:lastModifiedBy>
  <cp:revision>9</cp:revision>
  <cp:lastPrinted>2015-03-04T19:23:00Z</cp:lastPrinted>
  <dcterms:created xsi:type="dcterms:W3CDTF">2015-03-06T20:39:00Z</dcterms:created>
  <dcterms:modified xsi:type="dcterms:W3CDTF">2015-03-15T18:13:00Z</dcterms:modified>
</cp:coreProperties>
</file>