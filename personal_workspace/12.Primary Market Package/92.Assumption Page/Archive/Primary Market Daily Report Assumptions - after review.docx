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C22" w:rsidRPr="00BD45E3" w:rsidRDefault="004C2D44" w:rsidP="006B573B">
      <w:pPr>
        <w:pStyle w:val="Heading1"/>
      </w:pPr>
      <w:del w:id="0" w:author="Sharad Chaudhary" w:date="2015-03-19T13:23:00Z">
        <w:r w:rsidRPr="00BD45E3" w:rsidDel="002705C8">
          <w:delText xml:space="preserve">Primary Market </w:delText>
        </w:r>
      </w:del>
      <w:r w:rsidRPr="00BD45E3">
        <w:t xml:space="preserve">Daily </w:t>
      </w:r>
      <w:ins w:id="1" w:author="Sharad Chaudhary" w:date="2015-03-19T13:23:00Z">
        <w:r w:rsidR="002705C8">
          <w:t xml:space="preserve">Primary Market </w:t>
        </w:r>
      </w:ins>
      <w:r w:rsidRPr="00BD45E3">
        <w:t xml:space="preserve">Report </w:t>
      </w:r>
      <w:r w:rsidR="00D84CD8" w:rsidRPr="00BD45E3">
        <w:t>Assumption</w:t>
      </w:r>
      <w:r w:rsidRPr="00BD45E3">
        <w:t>s</w:t>
      </w:r>
    </w:p>
    <w:p w:rsidR="00D84CD8" w:rsidRPr="00BD45E3" w:rsidRDefault="00D84CD8" w:rsidP="00BD45E3">
      <w:pPr>
        <w:spacing w:line="240" w:lineRule="auto"/>
        <w:rPr>
          <w:sz w:val="20"/>
          <w:szCs w:val="20"/>
        </w:rPr>
      </w:pPr>
    </w:p>
    <w:p w:rsidR="00D84CD8" w:rsidRPr="00BD45E3" w:rsidRDefault="00D84CD8" w:rsidP="00BD45E3">
      <w:pPr>
        <w:spacing w:line="240" w:lineRule="auto"/>
        <w:rPr>
          <w:b/>
          <w:sz w:val="20"/>
          <w:szCs w:val="20"/>
          <w:u w:val="single"/>
        </w:rPr>
      </w:pPr>
      <w:r w:rsidRPr="00BD45E3">
        <w:rPr>
          <w:b/>
          <w:sz w:val="20"/>
          <w:szCs w:val="20"/>
          <w:u w:val="single"/>
        </w:rPr>
        <w:t>Daily Originator Mortgage Rates</w:t>
      </w:r>
    </w:p>
    <w:p w:rsidR="004824D5" w:rsidRPr="00BD45E3" w:rsidRDefault="004824D5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Points</w:t>
      </w:r>
    </w:p>
    <w:p w:rsidR="004824D5" w:rsidRPr="00BD45E3" w:rsidRDefault="004824D5" w:rsidP="00BD45E3">
      <w:pPr>
        <w:spacing w:line="240" w:lineRule="auto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Total Points=Origination Points+Discount Points</m:t>
          </m:r>
        </m:oMath>
      </m:oMathPara>
    </w:p>
    <w:p w:rsidR="00736C1C" w:rsidRPr="00BD45E3" w:rsidRDefault="004C2D44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W</w:t>
      </w:r>
      <w:r w:rsidR="00736C1C" w:rsidRPr="00BD45E3">
        <w:rPr>
          <w:sz w:val="20"/>
          <w:szCs w:val="20"/>
        </w:rPr>
        <w:t>e normalize the rate to 1-point rate:</w:t>
      </w:r>
    </w:p>
    <w:p w:rsidR="00736C1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1 Point Rate=Base Rate-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 xml:space="preserve">(1%-Total </m:t>
            </m:r>
            <m:r>
              <w:del w:id="2" w:author="Sharad Chaudhary" w:date="2015-03-19T13:25:00Z">
                <w:rPr>
                  <w:rFonts w:ascii="Cambria Math" w:hAnsi="Cambria Math"/>
                  <w:sz w:val="20"/>
                  <w:szCs w:val="20"/>
                </w:rPr>
                <m:t>Rate</m:t>
              </w:del>
            </m:r>
            <m:r>
              <w:rPr>
                <w:rFonts w:ascii="Cambria Math" w:hAnsi="Cambria Math"/>
                <w:sz w:val="20"/>
                <w:szCs w:val="20"/>
              </w:rPr>
              <m:t>)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</m:t>
            </m:r>
          </m:den>
        </m:f>
      </m:oMath>
      <w:r w:rsidR="00736C1C" w:rsidRPr="00BD45E3">
        <w:rPr>
          <w:sz w:val="20"/>
          <w:szCs w:val="20"/>
        </w:rPr>
        <w:t xml:space="preserve"> </w:t>
      </w:r>
    </w:p>
    <w:p w:rsidR="00D84CD8" w:rsidRPr="00BD45E3" w:rsidRDefault="004E4E58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We </w:t>
      </w:r>
      <w:ins w:id="3" w:author="Sharad Chaudhary" w:date="2015-03-19T13:25:00Z">
        <w:r w:rsidR="002705C8">
          <w:rPr>
            <w:sz w:val="20"/>
            <w:szCs w:val="20"/>
          </w:rPr>
          <w:t xml:space="preserve">can </w:t>
        </w:r>
      </w:ins>
      <w:r w:rsidRPr="00BD45E3">
        <w:rPr>
          <w:sz w:val="20"/>
          <w:szCs w:val="20"/>
        </w:rPr>
        <w:t xml:space="preserve">observe </w:t>
      </w:r>
      <w:ins w:id="4" w:author="Sharad Chaudhary" w:date="2015-03-19T13:25:00Z">
        <w:r w:rsidR="002705C8">
          <w:rPr>
            <w:sz w:val="20"/>
            <w:szCs w:val="20"/>
          </w:rPr>
          <w:t xml:space="preserve">the </w:t>
        </w:r>
      </w:ins>
      <w:r w:rsidR="00780A08" w:rsidRPr="00BD45E3">
        <w:rPr>
          <w:sz w:val="20"/>
          <w:szCs w:val="20"/>
        </w:rPr>
        <w:t xml:space="preserve">Base Rate, APR and Discount Points </w:t>
      </w:r>
      <w:ins w:id="5" w:author="Sharad Chaudhary" w:date="2015-03-19T13:26:00Z">
        <w:r w:rsidR="002705C8">
          <w:rPr>
            <w:sz w:val="20"/>
            <w:szCs w:val="20"/>
          </w:rPr>
          <w:t xml:space="preserve">directly </w:t>
        </w:r>
      </w:ins>
      <w:r w:rsidR="00780A08" w:rsidRPr="00BD45E3">
        <w:rPr>
          <w:sz w:val="20"/>
          <w:szCs w:val="20"/>
        </w:rPr>
        <w:t xml:space="preserve">from the </w:t>
      </w:r>
      <w:ins w:id="6" w:author="Sharad Chaudhary" w:date="2015-03-19T13:25:00Z">
        <w:r w:rsidR="002705C8">
          <w:rPr>
            <w:sz w:val="20"/>
            <w:szCs w:val="20"/>
          </w:rPr>
          <w:t xml:space="preserve">various </w:t>
        </w:r>
      </w:ins>
      <w:r w:rsidR="00780A08" w:rsidRPr="00BD45E3">
        <w:rPr>
          <w:sz w:val="20"/>
          <w:szCs w:val="20"/>
        </w:rPr>
        <w:t>bank</w:t>
      </w:r>
      <w:del w:id="7" w:author="Sharad Chaudhary" w:date="2015-03-19T13:25:00Z">
        <w:r w:rsidR="00780A08" w:rsidRPr="00BD45E3" w:rsidDel="002705C8">
          <w:rPr>
            <w:sz w:val="20"/>
            <w:szCs w:val="20"/>
          </w:rPr>
          <w:delText>s</w:delText>
        </w:r>
      </w:del>
      <w:r w:rsidR="00780A08" w:rsidRPr="00BD45E3">
        <w:rPr>
          <w:sz w:val="20"/>
          <w:szCs w:val="20"/>
        </w:rPr>
        <w:t xml:space="preserve"> website</w:t>
      </w:r>
      <w:ins w:id="8" w:author="Sharad Chaudhary" w:date="2015-03-19T13:25:00Z">
        <w:r w:rsidR="002705C8">
          <w:rPr>
            <w:sz w:val="20"/>
            <w:szCs w:val="20"/>
          </w:rPr>
          <w:t>s</w:t>
        </w:r>
      </w:ins>
      <w:r w:rsidR="00736C1C" w:rsidRPr="00BD45E3">
        <w:rPr>
          <w:sz w:val="20"/>
          <w:szCs w:val="20"/>
        </w:rPr>
        <w:t xml:space="preserve">, but </w:t>
      </w:r>
      <w:ins w:id="9" w:author="Sharad Chaudhary" w:date="2015-03-19T13:25:00Z">
        <w:r w:rsidR="002705C8">
          <w:rPr>
            <w:sz w:val="20"/>
            <w:szCs w:val="20"/>
          </w:rPr>
          <w:t xml:space="preserve">we need to infer </w:t>
        </w:r>
      </w:ins>
      <w:del w:id="10" w:author="Sharad Chaudhary" w:date="2015-03-19T13:25:00Z">
        <w:r w:rsidR="00736C1C" w:rsidRPr="00BD45E3" w:rsidDel="002705C8">
          <w:rPr>
            <w:sz w:val="20"/>
            <w:szCs w:val="20"/>
          </w:rPr>
          <w:delText>we need to</w:delText>
        </w:r>
      </w:del>
      <w:r w:rsidR="00736C1C" w:rsidRPr="00BD45E3">
        <w:rPr>
          <w:sz w:val="20"/>
          <w:szCs w:val="20"/>
        </w:rPr>
        <w:t xml:space="preserve"> </w:t>
      </w:r>
      <w:ins w:id="11" w:author="Sharad Chaudhary" w:date="2015-03-19T13:26:00Z">
        <w:r w:rsidR="002705C8">
          <w:rPr>
            <w:sz w:val="20"/>
            <w:szCs w:val="20"/>
          </w:rPr>
          <w:t xml:space="preserve">the </w:t>
        </w:r>
      </w:ins>
      <w:del w:id="12" w:author="Sharad Chaudhary" w:date="2015-03-19T13:26:00Z">
        <w:r w:rsidR="00736C1C" w:rsidRPr="00BD45E3" w:rsidDel="002705C8">
          <w:rPr>
            <w:sz w:val="20"/>
            <w:szCs w:val="20"/>
          </w:rPr>
          <w:delText>calculate</w:delText>
        </w:r>
      </w:del>
      <w:r w:rsidR="00736C1C" w:rsidRPr="00BD45E3">
        <w:rPr>
          <w:sz w:val="20"/>
          <w:szCs w:val="20"/>
        </w:rPr>
        <w:t xml:space="preserve"> origination points</w:t>
      </w:r>
      <w:ins w:id="13" w:author="Sharad Chaudhary" w:date="2015-03-19T13:26:00Z">
        <w:r w:rsidR="002705C8">
          <w:rPr>
            <w:sz w:val="20"/>
            <w:szCs w:val="20"/>
          </w:rPr>
          <w:t xml:space="preserve"> (from the APR)</w:t>
        </w:r>
      </w:ins>
      <w:r w:rsidR="00780A08" w:rsidRPr="00BD45E3">
        <w:rPr>
          <w:sz w:val="20"/>
          <w:szCs w:val="20"/>
        </w:rPr>
        <w:t>.</w:t>
      </w:r>
      <w:r w:rsidR="004C2D44" w:rsidRPr="00BD45E3">
        <w:rPr>
          <w:sz w:val="20"/>
          <w:szCs w:val="20"/>
        </w:rPr>
        <w:t xml:space="preserve"> The rates are observed daily on 4:30pm.</w:t>
      </w:r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</w:p>
    <w:p w:rsidR="004C2D44" w:rsidRPr="00BD45E3" w:rsidDel="002705C8" w:rsidRDefault="004C2D44" w:rsidP="00BD45E3">
      <w:pPr>
        <w:spacing w:line="240" w:lineRule="auto"/>
        <w:rPr>
          <w:del w:id="14" w:author="Sharad Chaudhary" w:date="2015-03-19T13:27:00Z"/>
          <w:b/>
          <w:i/>
          <w:sz w:val="20"/>
          <w:szCs w:val="20"/>
        </w:rPr>
      </w:pPr>
      <w:del w:id="15" w:author="Sharad Chaudhary" w:date="2015-03-19T13:27:00Z">
        <w:r w:rsidRPr="00BD45E3" w:rsidDel="002705C8">
          <w:rPr>
            <w:b/>
            <w:i/>
            <w:sz w:val="20"/>
            <w:szCs w:val="20"/>
          </w:rPr>
          <w:delText>Origination Points</w:delText>
        </w:r>
      </w:del>
    </w:p>
    <w:p w:rsidR="00780A08" w:rsidRPr="00BD45E3" w:rsidDel="002705C8" w:rsidRDefault="00736C1C" w:rsidP="00BD45E3">
      <w:pPr>
        <w:spacing w:line="240" w:lineRule="auto"/>
        <w:rPr>
          <w:del w:id="16" w:author="Sharad Chaudhary" w:date="2015-03-19T13:27:00Z"/>
          <w:sz w:val="20"/>
          <w:szCs w:val="20"/>
        </w:rPr>
      </w:pPr>
      <w:del w:id="17" w:author="Sharad Chaudhary" w:date="2015-03-19T13:27:00Z">
        <w:r w:rsidRPr="00BD45E3" w:rsidDel="002705C8">
          <w:rPr>
            <w:sz w:val="20"/>
            <w:szCs w:val="20"/>
          </w:rPr>
          <w:delText>We assume m</w:delText>
        </w:r>
        <w:r w:rsidR="00780A08" w:rsidRPr="00BD45E3" w:rsidDel="002705C8">
          <w:rPr>
            <w:sz w:val="20"/>
            <w:szCs w:val="20"/>
          </w:rPr>
          <w:delText>onthly payment on Base Rate measure is equal to monthly payment on APR measure:</w:delText>
        </w:r>
      </w:del>
    </w:p>
    <w:p w:rsidR="00780A08" w:rsidRPr="00BD45E3" w:rsidDel="002705C8" w:rsidRDefault="00780A08" w:rsidP="00BD45E3">
      <w:pPr>
        <w:spacing w:line="240" w:lineRule="auto"/>
        <w:rPr>
          <w:del w:id="18" w:author="Sharad Chaudhary" w:date="2015-03-19T13:27:00Z"/>
          <w:sz w:val="20"/>
          <w:szCs w:val="20"/>
        </w:rPr>
      </w:pPr>
      <m:oMath>
        <m:r>
          <w:del w:id="19" w:author="Sharad Chaudhary" w:date="2015-03-19T13:27:00Z"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w:del>
        </m:r>
        <m:r>
          <w:del w:id="20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monthly payment on Base Rate= </m:t>
          </w:del>
        </m:r>
        <m:f>
          <m:fPr>
            <m:ctrlPr>
              <w:del w:id="21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22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23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2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2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26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27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28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29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3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3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32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3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3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35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num>
          <m:den>
            <m:sSup>
              <m:sSupPr>
                <m:ctrlPr>
                  <w:del w:id="36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3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38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39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40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4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4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43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</m:oMath>
      <w:del w:id="44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  <w:delText>(a)</w:delText>
        </w:r>
      </w:del>
    </w:p>
    <w:p w:rsidR="00780A08" w:rsidRPr="00BD45E3" w:rsidDel="002705C8" w:rsidRDefault="00780A08" w:rsidP="00BD45E3">
      <w:pPr>
        <w:spacing w:line="240" w:lineRule="auto"/>
        <w:rPr>
          <w:del w:id="45" w:author="Sharad Chaudhary" w:date="2015-03-19T13:27:00Z"/>
          <w:sz w:val="20"/>
          <w:szCs w:val="20"/>
        </w:rPr>
      </w:pPr>
      <m:oMath>
        <m:r>
          <w:del w:id="46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monthly payment on APR= </m:t>
          </w:del>
        </m:r>
        <m:f>
          <m:fPr>
            <m:ctrlPr>
              <w:del w:id="47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48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49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50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51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5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53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5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5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56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5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58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59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6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6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APR</m:t>
                  </w:del>
                </m:r>
              </m:sub>
            </m:sSub>
          </m:num>
          <m:den>
            <m:sSup>
              <m:sSupPr>
                <m:ctrlPr>
                  <w:del w:id="62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63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64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6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6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6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6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69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</m:oMath>
      <w:del w:id="70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</w:r>
        <w:r w:rsidR="004824D5" w:rsidRPr="00BD45E3" w:rsidDel="002705C8">
          <w:rPr>
            <w:sz w:val="20"/>
            <w:szCs w:val="20"/>
          </w:rPr>
          <w:tab/>
          <w:delText>(b)</w:delText>
        </w:r>
      </w:del>
    </w:p>
    <w:p w:rsidR="004824D5" w:rsidRPr="00BD45E3" w:rsidDel="002705C8" w:rsidRDefault="004824D5" w:rsidP="00BD45E3">
      <w:pPr>
        <w:spacing w:line="240" w:lineRule="auto"/>
        <w:rPr>
          <w:del w:id="71" w:author="Sharad Chaudhary" w:date="2015-03-19T13:27:00Z"/>
          <w:sz w:val="20"/>
          <w:szCs w:val="20"/>
        </w:rPr>
      </w:pPr>
      <w:del w:id="72" w:author="Sharad Chaudhary" w:date="2015-03-19T13:27:00Z">
        <w:r w:rsidRPr="00BD45E3" w:rsidDel="002705C8">
          <w:rPr>
            <w:sz w:val="20"/>
            <w:szCs w:val="20"/>
          </w:rPr>
          <w:delText>From (a) = (b)</w:delText>
        </w:r>
      </w:del>
    </w:p>
    <w:p w:rsidR="004824D5" w:rsidRPr="00BD45E3" w:rsidDel="002705C8" w:rsidRDefault="006B04C2" w:rsidP="00BD45E3">
      <w:pPr>
        <w:spacing w:line="240" w:lineRule="auto"/>
        <w:rPr>
          <w:del w:id="73" w:author="Sharad Chaudhary" w:date="2015-03-19T13:27:00Z"/>
          <w:sz w:val="20"/>
          <w:szCs w:val="20"/>
        </w:rPr>
      </w:pPr>
      <m:oMath>
        <m:sSub>
          <m:sSubPr>
            <m:ctrlPr>
              <w:del w:id="74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sSubPr>
          <m:e>
            <m:r>
              <w:del w:id="75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Principal</m:t>
              </w:del>
            </m:r>
          </m:e>
          <m:sub>
            <m:r>
              <w:del w:id="76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APR</m:t>
              </w:del>
            </m:r>
          </m:sub>
        </m:sSub>
        <m:r>
          <w:del w:id="77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= </m:t>
          </w:del>
        </m:r>
        <m:f>
          <m:fPr>
            <m:ctrlPr>
              <w:del w:id="78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79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80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81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82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83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84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85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8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87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8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89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×</m:t>
              </w:del>
            </m:r>
            <m:sSub>
              <m:sSubPr>
                <m:ctrlPr>
                  <w:del w:id="90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91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9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num>
          <m:den>
            <m:sSup>
              <m:sSupPr>
                <m:ctrlPr>
                  <w:del w:id="9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9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95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9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w:del>
                    </m:r>
                  </m:num>
                  <m:den>
                    <m:r>
                      <w:del w:id="9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9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9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100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den>
        </m:f>
        <m:r>
          <w:del w:id="101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 ×</m:t>
          </w:del>
        </m:r>
        <m:f>
          <m:fPr>
            <m:ctrlPr>
              <w:del w:id="102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p>
              <m:sSupPr>
                <m:ctrlPr>
                  <w:del w:id="103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r>
                  <w:del w:id="104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105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06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0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08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10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  <m:r>
              <w:del w:id="110" w:author="Sharad Chaudhary" w:date="2015-03-19T13:27:00Z">
                <w:rPr>
                  <w:rFonts w:ascii="Cambria Math" w:hAnsi="Cambria Math"/>
                  <w:sz w:val="20"/>
                  <w:szCs w:val="20"/>
                </w:rPr>
                <m:t>-1</m:t>
              </w:del>
            </m:r>
          </m:num>
          <m:den>
            <m:sSup>
              <m:sSupPr>
                <m:ctrlPr>
                  <w:del w:id="111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pPr>
              <m:e>
                <m:f>
                  <m:fPr>
                    <m:ctrlPr>
                      <w:del w:id="112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13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14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15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(1+</m:t>
                  </w:del>
                </m:r>
                <m:f>
                  <m:fPr>
                    <m:ctrlPr>
                      <w:del w:id="116" w:author="Sharad Chaudhary" w:date="2015-03-19T13:27:00Z"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w:del>
                    </m:ctrlPr>
                  </m:fPr>
                  <m:num>
                    <m:r>
                      <w:del w:id="117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w:del>
                    </m:r>
                  </m:num>
                  <m:den>
                    <m:r>
                      <w:del w:id="118" w:author="Sharad Chaudhary" w:date="2015-03-19T13:27:00Z"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w:del>
                    </m:r>
                  </m:den>
                </m:f>
                <m:r>
                  <w:del w:id="11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)</m:t>
                  </w:del>
                </m:r>
              </m:e>
              <m:sup>
                <m:r>
                  <w:del w:id="12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360</m:t>
                  </w:del>
                </m:r>
              </m:sup>
            </m:sSup>
          </m:den>
        </m:f>
      </m:oMath>
      <w:del w:id="121" w:author="Sharad Chaudhary" w:date="2015-03-19T13:27:00Z">
        <w:r w:rsidR="004824D5" w:rsidRPr="00BD45E3" w:rsidDel="002705C8">
          <w:rPr>
            <w:sz w:val="20"/>
            <w:szCs w:val="20"/>
          </w:rPr>
          <w:delText xml:space="preserve"> </w:delText>
        </w:r>
      </w:del>
    </w:p>
    <w:p w:rsidR="00780A08" w:rsidRPr="00BD45E3" w:rsidDel="002705C8" w:rsidRDefault="004824D5" w:rsidP="00BD45E3">
      <w:pPr>
        <w:spacing w:line="240" w:lineRule="auto"/>
        <w:rPr>
          <w:del w:id="122" w:author="Sharad Chaudhary" w:date="2015-03-19T13:27:00Z"/>
          <w:sz w:val="20"/>
          <w:szCs w:val="20"/>
        </w:rPr>
      </w:pPr>
      <w:del w:id="123" w:author="Sharad Chaudhary" w:date="2015-03-19T13:27:00Z">
        <w:r w:rsidRPr="00BD45E3" w:rsidDel="002705C8">
          <w:rPr>
            <w:sz w:val="20"/>
            <w:szCs w:val="20"/>
          </w:rPr>
          <w:delText>We assume the banks include their origination points in the APR measure:</w:delText>
        </w:r>
      </w:del>
    </w:p>
    <w:p w:rsidR="004824D5" w:rsidRPr="00BD45E3" w:rsidDel="002705C8" w:rsidRDefault="004824D5" w:rsidP="00BD45E3">
      <w:pPr>
        <w:spacing w:line="240" w:lineRule="auto"/>
        <w:rPr>
          <w:del w:id="124" w:author="Sharad Chaudhary" w:date="2015-03-19T13:27:00Z"/>
          <w:sz w:val="20"/>
          <w:szCs w:val="20"/>
        </w:rPr>
      </w:pPr>
      <m:oMath>
        <m:r>
          <w:del w:id="125" w:author="Sharad Chaudhary" w:date="2015-03-19T13:27:00Z">
            <w:rPr>
              <w:rFonts w:ascii="Cambria Math" w:hAnsi="Cambria Math"/>
              <w:sz w:val="20"/>
              <w:szCs w:val="20"/>
            </w:rPr>
            <m:t>Origination Point</m:t>
          </w:del>
        </m:r>
        <m:r>
          <w:del w:id="126" w:author="Sharad Chaudhary" w:date="2015-03-19T13:27:00Z">
            <w:rPr>
              <w:rFonts w:ascii="Cambria Math" w:hAnsi="Cambria Math"/>
              <w:sz w:val="20"/>
              <w:szCs w:val="20"/>
            </w:rPr>
            <m:t>s=1-</m:t>
          </w:del>
        </m:r>
        <m:f>
          <m:fPr>
            <m:ctrlPr>
              <w:del w:id="127" w:author="Sharad Chaudhary" w:date="2015-03-19T13:27:00Z">
                <w:rPr>
                  <w:rFonts w:ascii="Cambria Math" w:hAnsi="Cambria Math"/>
                  <w:i/>
                  <w:sz w:val="20"/>
                  <w:szCs w:val="20"/>
                </w:rPr>
              </w:del>
            </m:ctrlPr>
          </m:fPr>
          <m:num>
            <m:sSub>
              <m:sSubPr>
                <m:ctrlPr>
                  <w:del w:id="128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129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130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APR</m:t>
                  </w:del>
                </m:r>
              </m:sub>
            </m:sSub>
          </m:num>
          <m:den>
            <m:sSub>
              <m:sSubPr>
                <m:ctrlPr>
                  <w:del w:id="131" w:author="Sharad Chaudhary" w:date="2015-03-19T13:27:00Z">
                    <w:rPr>
                      <w:rFonts w:ascii="Cambria Math" w:hAnsi="Cambria Math"/>
                      <w:i/>
                      <w:sz w:val="20"/>
                      <w:szCs w:val="20"/>
                    </w:rPr>
                  </w:del>
                </m:ctrlPr>
              </m:sSubPr>
              <m:e>
                <m:r>
                  <w:del w:id="132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Principal</m:t>
                  </w:del>
                </m:r>
              </m:e>
              <m:sub>
                <m:r>
                  <w:del w:id="133" w:author="Sharad Chaudhary" w:date="2015-03-19T13:27:00Z">
                    <w:rPr>
                      <w:rFonts w:ascii="Cambria Math" w:hAnsi="Cambria Math"/>
                      <w:sz w:val="20"/>
                      <w:szCs w:val="20"/>
                    </w:rPr>
                    <m:t>r</m:t>
                  </w:del>
                </m:r>
              </m:sub>
            </m:sSub>
          </m:den>
        </m:f>
        <m:r>
          <w:del w:id="134" w:author="Sharad Chaudhary" w:date="2015-03-19T13:27:00Z">
            <w:rPr>
              <w:rFonts w:ascii="Cambria Math" w:hAnsi="Cambria Math"/>
              <w:sz w:val="20"/>
              <w:szCs w:val="20"/>
            </w:rPr>
            <m:t xml:space="preserve">=1- </m:t>
          </w:del>
        </m:r>
      </m:oMath>
      <w:del w:id="135" w:author="Sharad Chaudhary" w:date="2015-03-19T13:27:00Z">
        <w:r w:rsidRPr="00BD45E3" w:rsidDel="002705C8">
          <w:rPr>
            <w:sz w:val="20"/>
            <w:szCs w:val="20"/>
          </w:rPr>
          <w:delText xml:space="preserve"> </w:delText>
        </w:r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×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APR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360</m:t>
                  </m:r>
                </m:sup>
              </m:sSup>
            </m:den>
          </m:f>
        </m:oMath>
        <w:r w:rsidRPr="00BD45E3" w:rsidDel="002705C8">
          <w:rPr>
            <w:sz w:val="20"/>
            <w:szCs w:val="20"/>
          </w:rPr>
          <w:delText xml:space="preserve">  </w:delText>
        </w:r>
      </w:del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</w:p>
    <w:p w:rsidR="00736C1C" w:rsidRPr="00BD45E3" w:rsidRDefault="00736C1C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FHA Rates</w:t>
      </w:r>
    </w:p>
    <w:p w:rsidR="00736C1C" w:rsidRPr="00BD45E3" w:rsidRDefault="00736C1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Assume </w:t>
      </w:r>
      <w:ins w:id="136" w:author="Sharad Chaudhary" w:date="2015-03-19T13:27:00Z">
        <w:r w:rsidR="002705C8">
          <w:rPr>
            <w:sz w:val="20"/>
            <w:szCs w:val="20"/>
          </w:rPr>
          <w:t xml:space="preserve">that </w:t>
        </w:r>
      </w:ins>
      <w:del w:id="137" w:author="Sharad Chaudhary" w:date="2015-03-19T13:27:00Z">
        <w:r w:rsidRPr="00BD45E3" w:rsidDel="002705C8">
          <w:rPr>
            <w:sz w:val="20"/>
            <w:szCs w:val="20"/>
          </w:rPr>
          <w:delText>the</w:delText>
        </w:r>
      </w:del>
      <w:r w:rsidRPr="00BD45E3">
        <w:rPr>
          <w:sz w:val="20"/>
          <w:szCs w:val="20"/>
        </w:rPr>
        <w:t xml:space="preserve"> banks include </w:t>
      </w:r>
      <w:ins w:id="138" w:author="Sharad Chaudhary" w:date="2015-03-19T13:27:00Z">
        <w:r w:rsidR="002705C8">
          <w:rPr>
            <w:sz w:val="20"/>
            <w:szCs w:val="20"/>
          </w:rPr>
          <w:t xml:space="preserve">the </w:t>
        </w:r>
      </w:ins>
      <w:r w:rsidRPr="00BD45E3">
        <w:rPr>
          <w:sz w:val="20"/>
          <w:szCs w:val="20"/>
        </w:rPr>
        <w:t xml:space="preserve">Upfront Mortgage Insurance Premium </w:t>
      </w:r>
      <w:ins w:id="139" w:author="Sharad Chaudhary" w:date="2015-03-19T13:27:00Z">
        <w:r w:rsidR="002705C8">
          <w:rPr>
            <w:sz w:val="20"/>
            <w:szCs w:val="20"/>
          </w:rPr>
          <w:t xml:space="preserve">(UFMIP) </w:t>
        </w:r>
      </w:ins>
      <w:r w:rsidRPr="00BD45E3">
        <w:rPr>
          <w:sz w:val="20"/>
          <w:szCs w:val="20"/>
        </w:rPr>
        <w:t>in</w:t>
      </w:r>
      <w:del w:id="140" w:author="Sharad Chaudhary" w:date="2015-03-19T13:27:00Z">
        <w:r w:rsidRPr="00BD45E3" w:rsidDel="002705C8">
          <w:rPr>
            <w:sz w:val="20"/>
            <w:szCs w:val="20"/>
          </w:rPr>
          <w:delText>to</w:delText>
        </w:r>
      </w:del>
      <w:r w:rsidRPr="00BD45E3">
        <w:rPr>
          <w:sz w:val="20"/>
          <w:szCs w:val="20"/>
        </w:rPr>
        <w:t xml:space="preserve"> </w:t>
      </w:r>
      <w:r w:rsidR="00B72EBC" w:rsidRPr="00BD45E3">
        <w:rPr>
          <w:sz w:val="20"/>
          <w:szCs w:val="20"/>
        </w:rPr>
        <w:t xml:space="preserve">their </w:t>
      </w:r>
      <w:r w:rsidRPr="00BD45E3">
        <w:rPr>
          <w:sz w:val="20"/>
          <w:szCs w:val="20"/>
        </w:rPr>
        <w:t>closing cost</w:t>
      </w:r>
      <w:ins w:id="141" w:author="Sharad Chaudhary" w:date="2015-03-19T13:27:00Z">
        <w:r w:rsidR="002705C8">
          <w:rPr>
            <w:sz w:val="20"/>
            <w:szCs w:val="20"/>
          </w:rPr>
          <w:t xml:space="preserve"> estimates</w:t>
        </w:r>
      </w:ins>
      <w:r w:rsidR="00B72EBC" w:rsidRPr="00BD45E3">
        <w:rPr>
          <w:sz w:val="20"/>
          <w:szCs w:val="20"/>
        </w:rPr>
        <w:t>: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Origination Point</m:t>
        </m:r>
        <m:r>
          <w:ins w:id="142" w:author="Sharad Chaudhary" w:date="2015-03-19T13:28:00Z">
            <w:rPr>
              <w:rFonts w:ascii="Cambria Math" w:hAnsi="Cambria Math"/>
              <w:sz w:val="20"/>
              <w:szCs w:val="20"/>
            </w:rPr>
            <m:t>s</m:t>
          </w:ins>
        </m:r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Closing Cost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Loan Size</m:t>
            </m:r>
          </m:den>
        </m:f>
        <m:r>
          <w:rPr>
            <w:rFonts w:ascii="Cambria Math" w:hAnsi="Cambria Math"/>
            <w:sz w:val="20"/>
            <w:szCs w:val="20"/>
          </w:rPr>
          <m:t>-UFMIP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Discount Point</m:t>
        </m:r>
        <m:r>
          <w:ins w:id="143" w:author="Sharad Chaudhary" w:date="2015-03-19T13:28:00Z">
            <w:rPr>
              <w:rFonts w:ascii="Cambria Math" w:hAnsi="Cambria Math"/>
              <w:sz w:val="20"/>
              <w:szCs w:val="20"/>
            </w:rPr>
            <m:t>s</m:t>
          </w:ins>
        </m:r>
        <m:r>
          <w:rPr>
            <w:rFonts w:ascii="Cambria Math" w:hAnsi="Cambria Math"/>
            <w:sz w:val="20"/>
            <w:szCs w:val="20"/>
          </w:rPr>
          <m:t>=0%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Aunnual Mortgage Insurance Premium =85 bps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</w:p>
    <w:p w:rsidR="004C2D44" w:rsidRPr="00BD45E3" w:rsidRDefault="004C2D44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>Servicing Spread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lastRenderedPageBreak/>
        <w:t>We generate FNMA 30-year and GNMA 30-year current coupon rates every day based on TBA</w:t>
      </w:r>
      <w:r w:rsidR="00B72EBC" w:rsidRPr="00BD45E3">
        <w:rPr>
          <w:sz w:val="20"/>
          <w:szCs w:val="20"/>
        </w:rPr>
        <w:t xml:space="preserve"> </w:t>
      </w:r>
      <w:ins w:id="144" w:author="Sharad Chaudhary" w:date="2015-03-19T13:28:00Z">
        <w:r w:rsidR="00BD2084">
          <w:rPr>
            <w:sz w:val="20"/>
            <w:szCs w:val="20"/>
          </w:rPr>
          <w:t>prices</w:t>
        </w:r>
      </w:ins>
      <w:del w:id="145" w:author="Sharad Chaudhary" w:date="2015-03-19T13:28:00Z">
        <w:r w:rsidR="00B72EBC" w:rsidRPr="00BD45E3" w:rsidDel="00BD2084">
          <w:rPr>
            <w:sz w:val="20"/>
            <w:szCs w:val="20"/>
          </w:rPr>
          <w:delText>data</w:delText>
        </w:r>
      </w:del>
      <w:r w:rsidR="00B72EBC" w:rsidRPr="00BD45E3">
        <w:rPr>
          <w:sz w:val="20"/>
          <w:szCs w:val="20"/>
        </w:rPr>
        <w:t>.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 xml:space="preserve">For </w:t>
      </w:r>
      <w:ins w:id="146" w:author="Sharad Chaudhary" w:date="2015-03-19T13:28:00Z">
        <w:r w:rsidR="00BD2084">
          <w:rPr>
            <w:sz w:val="20"/>
            <w:szCs w:val="20"/>
          </w:rPr>
          <w:t xml:space="preserve">the </w:t>
        </w:r>
      </w:ins>
      <w:r w:rsidRPr="00BD45E3">
        <w:rPr>
          <w:sz w:val="20"/>
          <w:szCs w:val="20"/>
        </w:rPr>
        <w:t>Conventional, Jumbo Conforming, and Jumbo Non-Conforming</w:t>
      </w:r>
      <w:ins w:id="147" w:author="Sharad Chaudhary" w:date="2015-03-19T13:29:00Z">
        <w:r w:rsidR="00BD2084">
          <w:rPr>
            <w:sz w:val="20"/>
            <w:szCs w:val="20"/>
          </w:rPr>
          <w:t xml:space="preserve"> sectors</w:t>
        </w:r>
      </w:ins>
      <w:r w:rsidRPr="00BD45E3">
        <w:rPr>
          <w:sz w:val="20"/>
          <w:szCs w:val="20"/>
        </w:rPr>
        <w:t>: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Spread=1 Point Rate-FNMA 30 year Current Coupon Rate</m:t>
        </m:r>
      </m:oMath>
      <w:r w:rsidRPr="00BD45E3">
        <w:rPr>
          <w:sz w:val="20"/>
          <w:szCs w:val="20"/>
        </w:rPr>
        <w:t xml:space="preserve"> 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For FHA loans:</w:t>
      </w:r>
    </w:p>
    <w:p w:rsidR="00B72EBC" w:rsidRPr="00BD45E3" w:rsidRDefault="00B72EBC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Spread=1 Point Rate-GNMA 30 year Current Coupon Rate</m:t>
        </m:r>
      </m:oMath>
      <w:r w:rsidRPr="00BD45E3">
        <w:rPr>
          <w:sz w:val="20"/>
          <w:szCs w:val="20"/>
        </w:rPr>
        <w:t xml:space="preserve"> </w:t>
      </w:r>
    </w:p>
    <w:p w:rsidR="004C2D44" w:rsidRPr="00BD45E3" w:rsidRDefault="004C2D44" w:rsidP="00BD45E3">
      <w:pPr>
        <w:spacing w:line="240" w:lineRule="auto"/>
        <w:rPr>
          <w:sz w:val="20"/>
          <w:szCs w:val="20"/>
        </w:rPr>
      </w:pPr>
    </w:p>
    <w:p w:rsidR="00CB3C00" w:rsidRPr="00BD45E3" w:rsidRDefault="00BD2084" w:rsidP="00BD45E3">
      <w:pPr>
        <w:spacing w:line="240" w:lineRule="auto"/>
        <w:rPr>
          <w:b/>
          <w:i/>
          <w:sz w:val="20"/>
          <w:szCs w:val="20"/>
        </w:rPr>
      </w:pPr>
      <w:ins w:id="148" w:author="Sharad Chaudhary" w:date="2015-03-19T13:29:00Z">
        <w:r>
          <w:rPr>
            <w:b/>
            <w:i/>
            <w:sz w:val="20"/>
            <w:szCs w:val="20"/>
          </w:rPr>
          <w:t>Mortgage Loan</w:t>
        </w:r>
      </w:ins>
      <w:del w:id="149" w:author="Sharad Chaudhary" w:date="2015-03-19T13:29:00Z">
        <w:r w:rsidR="00CB3C00" w:rsidRPr="00BD45E3" w:rsidDel="00BD2084">
          <w:rPr>
            <w:b/>
            <w:i/>
            <w:sz w:val="20"/>
            <w:szCs w:val="20"/>
          </w:rPr>
          <w:delText>Bank</w:delText>
        </w:r>
      </w:del>
      <w:r w:rsidR="00CB3C00" w:rsidRPr="00BD45E3">
        <w:rPr>
          <w:b/>
          <w:i/>
          <w:sz w:val="20"/>
          <w:szCs w:val="20"/>
        </w:rPr>
        <w:t xml:space="preserve"> Assumptions</w:t>
      </w:r>
      <w:ins w:id="150" w:author="Sharad Chaudhary" w:date="2015-03-19T13:29:00Z">
        <w:r>
          <w:rPr>
            <w:b/>
            <w:i/>
            <w:sz w:val="20"/>
            <w:szCs w:val="20"/>
          </w:rPr>
          <w:t xml:space="preserve"> for the Base Rate </w:t>
        </w:r>
      </w:ins>
    </w:p>
    <w:p w:rsidR="00BD185E" w:rsidRPr="00BD45E3" w:rsidRDefault="00BD185E" w:rsidP="00BD45E3">
      <w:pPr>
        <w:spacing w:line="240" w:lineRule="auto"/>
        <w:rPr>
          <w:sz w:val="20"/>
          <w:szCs w:val="20"/>
        </w:rPr>
      </w:pPr>
      <w:r w:rsidRPr="00BD45E3">
        <w:rPr>
          <w:sz w:val="20"/>
          <w:szCs w:val="20"/>
        </w:rPr>
        <w:t>All calculations are based on refinance rates.</w:t>
      </w:r>
    </w:p>
    <w:tbl>
      <w:tblPr>
        <w:tblW w:w="7447" w:type="dxa"/>
        <w:jc w:val="center"/>
        <w:tblInd w:w="93" w:type="dxa"/>
        <w:tblLook w:val="04A0" w:firstRow="1" w:lastRow="0" w:firstColumn="1" w:lastColumn="0" w:noHBand="0" w:noVBand="1"/>
      </w:tblPr>
      <w:tblGrid>
        <w:gridCol w:w="1787"/>
        <w:gridCol w:w="2380"/>
        <w:gridCol w:w="1640"/>
        <w:gridCol w:w="1640"/>
      </w:tblGrid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Loan Amount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Down Payment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Wells</w:t>
            </w:r>
            <w:r w:rsidR="00BD45E3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Fargo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FHA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3.5%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Jumbo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$500,000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Jumbo Non-Conforming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$750,000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45E3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Bank of America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20%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Chase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20%</w:t>
            </w:r>
          </w:p>
        </w:tc>
      </w:tr>
      <w:tr w:rsidR="00BD185E" w:rsidRPr="00BD185E" w:rsidTr="00BD185E">
        <w:trPr>
          <w:trHeight w:val="300"/>
          <w:jc w:val="center"/>
        </w:trPr>
        <w:tc>
          <w:tcPr>
            <w:tcW w:w="1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Quicken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Conventional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$200,000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D185E" w:rsidRPr="00BD185E" w:rsidRDefault="00BD185E" w:rsidP="00BD45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BD185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30%</w:t>
            </w:r>
          </w:p>
        </w:tc>
      </w:tr>
    </w:tbl>
    <w:p w:rsidR="00BD2084" w:rsidRDefault="00BD2084" w:rsidP="00BD45E3">
      <w:pPr>
        <w:spacing w:line="240" w:lineRule="auto"/>
        <w:rPr>
          <w:ins w:id="151" w:author="Sharad Chaudhary" w:date="2015-03-19T13:29:00Z"/>
          <w:sz w:val="20"/>
          <w:szCs w:val="20"/>
        </w:rPr>
      </w:pPr>
    </w:p>
    <w:p w:rsidR="00CB3C00" w:rsidRPr="00BD45E3" w:rsidDel="00BD2084" w:rsidRDefault="00BD185E" w:rsidP="00BD45E3">
      <w:pPr>
        <w:spacing w:line="240" w:lineRule="auto"/>
        <w:rPr>
          <w:del w:id="152" w:author="Sharad Chaudhary" w:date="2015-03-19T13:29:00Z"/>
          <w:sz w:val="20"/>
          <w:szCs w:val="20"/>
        </w:rPr>
      </w:pPr>
      <w:r w:rsidRPr="00BD45E3">
        <w:rPr>
          <w:sz w:val="20"/>
          <w:szCs w:val="20"/>
        </w:rPr>
        <w:t>Refinance rates are based on the refinance of a single-family, primary residence.</w:t>
      </w:r>
    </w:p>
    <w:p w:rsidR="00CB3C00" w:rsidRPr="00BD45E3" w:rsidDel="00BD2084" w:rsidRDefault="00CB3C00" w:rsidP="00BD45E3">
      <w:pPr>
        <w:spacing w:line="240" w:lineRule="auto"/>
        <w:rPr>
          <w:del w:id="153" w:author="Sharad Chaudhary" w:date="2015-03-19T13:29:00Z"/>
          <w:sz w:val="20"/>
          <w:szCs w:val="20"/>
        </w:rPr>
      </w:pPr>
    </w:p>
    <w:p w:rsidR="00BD45E3" w:rsidDel="00BD2084" w:rsidRDefault="00BD45E3" w:rsidP="00BD45E3">
      <w:pPr>
        <w:spacing w:line="240" w:lineRule="auto"/>
        <w:rPr>
          <w:del w:id="154" w:author="Sharad Chaudhary" w:date="2015-03-19T13:29:00Z"/>
          <w:b/>
          <w:sz w:val="20"/>
          <w:szCs w:val="20"/>
          <w:u w:val="single"/>
        </w:rPr>
      </w:pPr>
    </w:p>
    <w:p w:rsidR="00BD45E3" w:rsidRPr="00BD45E3" w:rsidRDefault="00BD45E3" w:rsidP="00BD45E3">
      <w:pPr>
        <w:spacing w:line="240" w:lineRule="auto"/>
        <w:rPr>
          <w:b/>
          <w:sz w:val="20"/>
          <w:szCs w:val="20"/>
          <w:u w:val="single"/>
        </w:rPr>
      </w:pPr>
    </w:p>
    <w:p w:rsidR="004C2D44" w:rsidRPr="00BD45E3" w:rsidRDefault="00B72EBC" w:rsidP="00BD45E3">
      <w:pPr>
        <w:spacing w:line="240" w:lineRule="auto"/>
        <w:rPr>
          <w:b/>
          <w:sz w:val="20"/>
          <w:szCs w:val="20"/>
          <w:u w:val="single"/>
        </w:rPr>
      </w:pPr>
      <w:r w:rsidRPr="00BD45E3">
        <w:rPr>
          <w:b/>
          <w:sz w:val="20"/>
          <w:szCs w:val="20"/>
          <w:u w:val="single"/>
        </w:rPr>
        <w:t>Servicing Spread and FHLMC Survey Rate</w:t>
      </w:r>
    </w:p>
    <w:p w:rsidR="00B72EBC" w:rsidRPr="00BD45E3" w:rsidRDefault="00B72EBC" w:rsidP="00BD45E3">
      <w:pPr>
        <w:spacing w:line="240" w:lineRule="auto"/>
        <w:rPr>
          <w:b/>
          <w:i/>
          <w:sz w:val="20"/>
          <w:szCs w:val="20"/>
        </w:rPr>
      </w:pPr>
      <w:r w:rsidRPr="00BD45E3">
        <w:rPr>
          <w:b/>
          <w:i/>
          <w:sz w:val="20"/>
          <w:szCs w:val="20"/>
        </w:rPr>
        <w:t xml:space="preserve">Primary </w:t>
      </w:r>
      <w:r w:rsidR="00593B4B" w:rsidRPr="00BD45E3">
        <w:rPr>
          <w:b/>
          <w:i/>
          <w:sz w:val="20"/>
          <w:szCs w:val="20"/>
        </w:rPr>
        <w:t>Mortgage Rates</w:t>
      </w:r>
    </w:p>
    <w:p w:rsidR="00593B4B" w:rsidRPr="00BD45E3" w:rsidDel="004841A3" w:rsidRDefault="00BD185E" w:rsidP="00BD45E3">
      <w:pPr>
        <w:spacing w:line="240" w:lineRule="auto"/>
        <w:rPr>
          <w:del w:id="155" w:author="Sharad Chaudhary" w:date="2015-03-19T18:22:00Z"/>
          <w:sz w:val="20"/>
          <w:szCs w:val="20"/>
        </w:rPr>
      </w:pPr>
      <w:del w:id="156" w:author="Sharad Chaudhary" w:date="2015-03-19T18:22:00Z">
        <w:r w:rsidRPr="00BD45E3" w:rsidDel="004841A3">
          <w:rPr>
            <w:sz w:val="20"/>
            <w:szCs w:val="20"/>
          </w:rPr>
          <w:delText xml:space="preserve">Use </w:delText>
        </w:r>
      </w:del>
      <w:r w:rsidRPr="00BD45E3">
        <w:rPr>
          <w:sz w:val="20"/>
          <w:szCs w:val="20"/>
        </w:rPr>
        <w:t xml:space="preserve">Freddie Mac’s Primary Mortgage Market Survey (PMMS) 30-year fixed-rate </w:t>
      </w:r>
      <w:ins w:id="157" w:author="Sharad Chaudhary" w:date="2015-03-19T18:22:00Z">
        <w:r w:rsidR="004841A3">
          <w:rPr>
            <w:sz w:val="20"/>
            <w:szCs w:val="20"/>
          </w:rPr>
          <w:t>is used as the</w:t>
        </w:r>
      </w:ins>
      <w:del w:id="158" w:author="Sharad Chaudhary" w:date="2015-03-19T18:22:00Z">
        <w:r w:rsidRPr="00BD45E3" w:rsidDel="004841A3">
          <w:rPr>
            <w:sz w:val="20"/>
            <w:szCs w:val="20"/>
          </w:rPr>
          <w:delText>as our</w:delText>
        </w:r>
      </w:del>
      <w:r w:rsidRPr="00BD45E3">
        <w:rPr>
          <w:sz w:val="20"/>
          <w:szCs w:val="20"/>
        </w:rPr>
        <w:t xml:space="preserve"> weekly primary market </w:t>
      </w:r>
      <w:proofErr w:type="spellStart"/>
      <w:r w:rsidRPr="00BD45E3">
        <w:rPr>
          <w:sz w:val="20"/>
          <w:szCs w:val="20"/>
        </w:rPr>
        <w:t>rate.</w:t>
      </w:r>
      <w:del w:id="159" w:author="Sharad Chaudhary" w:date="2015-03-19T18:22:00Z">
        <w:r w:rsidRPr="00BD45E3" w:rsidDel="004841A3">
          <w:rPr>
            <w:sz w:val="20"/>
            <w:szCs w:val="20"/>
          </w:rPr>
          <w:delText xml:space="preserve"> </w:delText>
        </w:r>
      </w:del>
    </w:p>
    <w:p w:rsidR="00BD185E" w:rsidRPr="00BD45E3" w:rsidRDefault="004841A3" w:rsidP="00BD45E3">
      <w:pPr>
        <w:spacing w:line="240" w:lineRule="auto"/>
        <w:rPr>
          <w:sz w:val="20"/>
          <w:szCs w:val="20"/>
        </w:rPr>
      </w:pPr>
      <w:ins w:id="160" w:author="Sharad Chaudhary" w:date="2015-03-19T18:22:00Z">
        <w:r>
          <w:rPr>
            <w:sz w:val="20"/>
            <w:szCs w:val="20"/>
          </w:rPr>
          <w:t>The</w:t>
        </w:r>
      </w:ins>
      <w:proofErr w:type="spellEnd"/>
      <w:del w:id="161" w:author="Sharad Chaudhary" w:date="2015-03-19T18:22:00Z">
        <w:r w:rsidR="00BD185E" w:rsidRPr="00BD45E3" w:rsidDel="004841A3">
          <w:rPr>
            <w:sz w:val="20"/>
            <w:szCs w:val="20"/>
          </w:rPr>
          <w:delText>In our</w:delText>
        </w:r>
      </w:del>
      <w:r w:rsidR="00BD185E" w:rsidRPr="00BD45E3">
        <w:rPr>
          <w:sz w:val="20"/>
          <w:szCs w:val="20"/>
        </w:rPr>
        <w:t xml:space="preserve"> report</w:t>
      </w:r>
      <w:del w:id="162" w:author="Sharad Chaudhary" w:date="2015-03-19T18:22:00Z">
        <w:r w:rsidR="00BD185E" w:rsidRPr="00BD45E3" w:rsidDel="004841A3">
          <w:rPr>
            <w:sz w:val="20"/>
            <w:szCs w:val="20"/>
          </w:rPr>
          <w:delText>, we</w:delText>
        </w:r>
      </w:del>
      <w:r w:rsidR="00BD185E" w:rsidRPr="00BD45E3">
        <w:rPr>
          <w:sz w:val="20"/>
          <w:szCs w:val="20"/>
        </w:rPr>
        <w:t xml:space="preserve"> present</w:t>
      </w:r>
      <w:ins w:id="163" w:author="Sharad Chaudhary" w:date="2015-03-19T18:22:00Z">
        <w:r>
          <w:rPr>
            <w:sz w:val="20"/>
            <w:szCs w:val="20"/>
          </w:rPr>
          <w:t>s</w:t>
        </w:r>
      </w:ins>
      <w:r w:rsidR="00BD185E" w:rsidRPr="00BD45E3">
        <w:rPr>
          <w:sz w:val="20"/>
          <w:szCs w:val="20"/>
        </w:rPr>
        <w:t xml:space="preserve"> the 1</w:t>
      </w:r>
      <w:ins w:id="164" w:author="Sharad Chaudhary" w:date="2015-03-19T18:22:00Z">
        <w:r>
          <w:rPr>
            <w:sz w:val="20"/>
            <w:szCs w:val="20"/>
          </w:rPr>
          <w:t>-</w:t>
        </w:r>
      </w:ins>
      <w:del w:id="165" w:author="Sharad Chaudhary" w:date="2015-03-19T18:22:00Z">
        <w:r w:rsidR="00BD185E" w:rsidRPr="00BD45E3" w:rsidDel="004841A3">
          <w:rPr>
            <w:sz w:val="20"/>
            <w:szCs w:val="20"/>
          </w:rPr>
          <w:delText xml:space="preserve"> </w:delText>
        </w:r>
      </w:del>
      <w:r w:rsidR="00BD185E" w:rsidRPr="00BD45E3">
        <w:rPr>
          <w:sz w:val="20"/>
          <w:szCs w:val="20"/>
        </w:rPr>
        <w:t>point PMMS rate using the raw rate and points provided by Freddie Mac.</w:t>
      </w:r>
      <w:ins w:id="166" w:author="Sharad Chaudhary" w:date="2015-03-19T18:23:00Z">
        <w:r>
          <w:rPr>
            <w:sz w:val="20"/>
            <w:szCs w:val="20"/>
          </w:rPr>
          <w:t xml:space="preserve"> These</w:t>
        </w:r>
      </w:ins>
      <w:del w:id="167" w:author="Sharad Chaudhary" w:date="2015-03-19T18:23:00Z">
        <w:r w:rsidR="00BD45E3" w:rsidDel="004841A3">
          <w:rPr>
            <w:sz w:val="20"/>
            <w:szCs w:val="20"/>
          </w:rPr>
          <w:delText xml:space="preserve"> We receive, calculate and update the</w:delText>
        </w:r>
      </w:del>
      <w:r w:rsidR="00BD45E3">
        <w:rPr>
          <w:sz w:val="20"/>
          <w:szCs w:val="20"/>
        </w:rPr>
        <w:t xml:space="preserve"> rates </w:t>
      </w:r>
      <w:ins w:id="168" w:author="Sharad Chaudhary" w:date="2015-03-19T18:23:00Z">
        <w:r>
          <w:rPr>
            <w:sz w:val="20"/>
            <w:szCs w:val="20"/>
          </w:rPr>
          <w:t xml:space="preserve">are received </w:t>
        </w:r>
      </w:ins>
      <w:r w:rsidR="00BD45E3">
        <w:rPr>
          <w:sz w:val="20"/>
          <w:szCs w:val="20"/>
        </w:rPr>
        <w:t>every Thursday.</w:t>
      </w:r>
    </w:p>
    <w:p w:rsidR="00BD45E3" w:rsidRDefault="00BD45E3" w:rsidP="00BD45E3">
      <w:pPr>
        <w:spacing w:line="240" w:lineRule="auto"/>
        <w:rPr>
          <w:sz w:val="20"/>
          <w:szCs w:val="20"/>
        </w:rPr>
      </w:pPr>
    </w:p>
    <w:p w:rsidR="00BD45E3" w:rsidRPr="009F15F9" w:rsidRDefault="00BD45E3" w:rsidP="00BD45E3">
      <w:pPr>
        <w:spacing w:line="240" w:lineRule="auto"/>
        <w:rPr>
          <w:b/>
          <w:i/>
          <w:sz w:val="20"/>
          <w:szCs w:val="20"/>
        </w:rPr>
      </w:pPr>
      <w:r w:rsidRPr="009F15F9">
        <w:rPr>
          <w:b/>
          <w:i/>
          <w:sz w:val="20"/>
          <w:szCs w:val="20"/>
        </w:rPr>
        <w:t>Weekly Current Coupon</w:t>
      </w:r>
    </w:p>
    <w:p w:rsidR="009F15F9" w:rsidDel="000C0AC7" w:rsidRDefault="003E2CD6" w:rsidP="00BD45E3">
      <w:pPr>
        <w:spacing w:line="240" w:lineRule="auto"/>
        <w:rPr>
          <w:del w:id="169" w:author="Sharad Chaudhary" w:date="2015-03-19T18:24:00Z"/>
          <w:sz w:val="20"/>
          <w:szCs w:val="20"/>
        </w:rPr>
      </w:pPr>
      <w:del w:id="170" w:author="Sharad Chaudhary" w:date="2015-03-19T18:24:00Z">
        <w:r w:rsidDel="000C0AC7">
          <w:rPr>
            <w:sz w:val="20"/>
            <w:szCs w:val="20"/>
          </w:rPr>
          <w:delText xml:space="preserve">// </w:delText>
        </w:r>
        <w:r w:rsidR="00BD45E3" w:rsidDel="000C0AC7">
          <w:rPr>
            <w:sz w:val="20"/>
            <w:szCs w:val="20"/>
          </w:rPr>
          <w:delText>Since the PMMS rate is a weekly weighted average rate, in order to corresponding to that, we need to calculate a weekly weighted average secondary market rate</w:delText>
        </w:r>
        <w:r w:rsidR="009F15F9" w:rsidDel="000C0AC7">
          <w:rPr>
            <w:sz w:val="20"/>
            <w:szCs w:val="20"/>
          </w:rPr>
          <w:delText xml:space="preserve"> using last week’s current coupon rates:</w:delText>
        </w:r>
      </w:del>
    </w:p>
    <w:p w:rsidR="009F15F9" w:rsidRPr="009F15F9" w:rsidDel="000C0AC7" w:rsidRDefault="003E2CD6" w:rsidP="00BD45E3">
      <w:pPr>
        <w:spacing w:line="240" w:lineRule="auto"/>
        <w:rPr>
          <w:del w:id="171" w:author="Sharad Chaudhary" w:date="2015-03-19T18:24:00Z"/>
          <w:sz w:val="20"/>
          <w:szCs w:val="20"/>
        </w:rPr>
      </w:pPr>
      <w:del w:id="172" w:author="Sharad Chaudhary" w:date="2015-03-19T18:24:00Z">
        <w:r w:rsidDel="000C0AC7">
          <w:rPr>
            <w:sz w:val="20"/>
            <w:szCs w:val="20"/>
          </w:rPr>
          <w:delText xml:space="preserve">// </w:delText>
        </w:r>
        <m:oMath>
          <m:r>
            <w:rPr>
              <w:rFonts w:ascii="Cambria Math" w:hAnsi="Cambria Math"/>
              <w:sz w:val="20"/>
              <w:szCs w:val="20"/>
            </w:rPr>
            <m:t>Weekly Current Coupon =5%×Monday+70%×Tuesday+25%×Wednesday</m:t>
          </m:r>
        </m:oMath>
      </w:del>
    </w:p>
    <w:p w:rsidR="00BD45E3" w:rsidDel="007B5495" w:rsidRDefault="005E2885" w:rsidP="00BD45E3">
      <w:pPr>
        <w:spacing w:line="240" w:lineRule="auto"/>
        <w:rPr>
          <w:del w:id="173" w:author="Sharad Chaudhary" w:date="2015-03-19T18:28:00Z"/>
          <w:sz w:val="20"/>
          <w:szCs w:val="20"/>
        </w:rPr>
      </w:pPr>
      <w:ins w:id="174" w:author="Sharad Chaudhary" w:date="2015-03-19T18:25:00Z">
        <w:r>
          <w:rPr>
            <w:sz w:val="20"/>
            <w:szCs w:val="20"/>
          </w:rPr>
          <w:t xml:space="preserve">The servicing spread is the difference between the primary </w:t>
        </w:r>
      </w:ins>
      <w:ins w:id="175" w:author="Sharad Chaudhary" w:date="2015-03-19T18:26:00Z">
        <w:r w:rsidR="007B5495">
          <w:rPr>
            <w:sz w:val="20"/>
            <w:szCs w:val="20"/>
          </w:rPr>
          <w:t xml:space="preserve">(PMMS) </w:t>
        </w:r>
      </w:ins>
      <w:ins w:id="176" w:author="Sharad Chaudhary" w:date="2015-03-19T18:25:00Z">
        <w:r>
          <w:rPr>
            <w:sz w:val="20"/>
            <w:szCs w:val="20"/>
          </w:rPr>
          <w:t xml:space="preserve">and secondary mortgage rates. </w:t>
        </w:r>
      </w:ins>
      <w:r w:rsidR="003E2CD6">
        <w:rPr>
          <w:sz w:val="20"/>
          <w:szCs w:val="20"/>
        </w:rPr>
        <w:t xml:space="preserve">Although the PMMS rate is a weekly weighted average rate based on data from Monday to Wednesday, in order to smooth out the volatility and capture </w:t>
      </w:r>
      <w:ins w:id="177" w:author="Sharad Chaudhary" w:date="2015-03-19T18:27:00Z">
        <w:r w:rsidR="007B5495">
          <w:rPr>
            <w:sz w:val="20"/>
            <w:szCs w:val="20"/>
          </w:rPr>
          <w:t xml:space="preserve">current coupon </w:t>
        </w:r>
      </w:ins>
      <w:del w:id="178" w:author="Sharad Chaudhary" w:date="2015-03-19T18:27:00Z">
        <w:r w:rsidR="003E2CD6" w:rsidDel="007B5495">
          <w:rPr>
            <w:sz w:val="20"/>
            <w:szCs w:val="20"/>
          </w:rPr>
          <w:delText>the</w:delText>
        </w:r>
      </w:del>
      <w:r w:rsidR="003E2CD6">
        <w:rPr>
          <w:sz w:val="20"/>
          <w:szCs w:val="20"/>
        </w:rPr>
        <w:t xml:space="preserve"> changes </w:t>
      </w:r>
      <w:ins w:id="179" w:author="Sharad Chaudhary" w:date="2015-03-19T18:27:00Z">
        <w:r w:rsidR="007B5495">
          <w:rPr>
            <w:sz w:val="20"/>
            <w:szCs w:val="20"/>
          </w:rPr>
          <w:t>from the preceding</w:t>
        </w:r>
      </w:ins>
      <w:del w:id="180" w:author="Sharad Chaudhary" w:date="2015-03-19T18:27:00Z">
        <w:r w:rsidR="003E2CD6" w:rsidDel="007B5495">
          <w:rPr>
            <w:sz w:val="20"/>
            <w:szCs w:val="20"/>
          </w:rPr>
          <w:delText>on</w:delText>
        </w:r>
      </w:del>
      <w:r w:rsidR="003E2CD6">
        <w:rPr>
          <w:sz w:val="20"/>
          <w:szCs w:val="20"/>
        </w:rPr>
        <w:t xml:space="preserve"> Thursday and Friday, </w:t>
      </w:r>
      <w:ins w:id="181" w:author="Sharad Chaudhary" w:date="2015-03-19T18:27:00Z">
        <w:r w:rsidR="007B5495">
          <w:rPr>
            <w:sz w:val="20"/>
            <w:szCs w:val="20"/>
          </w:rPr>
          <w:t xml:space="preserve">in practice </w:t>
        </w:r>
      </w:ins>
      <w:r w:rsidR="003E2CD6">
        <w:rPr>
          <w:sz w:val="20"/>
          <w:szCs w:val="20"/>
        </w:rPr>
        <w:t xml:space="preserve">we </w:t>
      </w:r>
      <w:ins w:id="182" w:author="Sharad Chaudhary" w:date="2015-03-19T18:27:00Z">
        <w:r w:rsidR="007B5495">
          <w:rPr>
            <w:sz w:val="20"/>
            <w:szCs w:val="20"/>
          </w:rPr>
          <w:t>use the weights as below:</w:t>
        </w:r>
      </w:ins>
      <w:del w:id="183" w:author="Sharad Chaudhary" w:date="2015-03-19T18:27:00Z">
        <w:r w:rsidR="003E2CD6" w:rsidDel="007B5495">
          <w:rPr>
            <w:sz w:val="20"/>
            <w:szCs w:val="20"/>
          </w:rPr>
          <w:delText>calculate the weekly current coupon using even weight</w:delText>
        </w:r>
      </w:del>
      <w:r w:rsidR="003E2CD6">
        <w:rPr>
          <w:sz w:val="20"/>
          <w:szCs w:val="20"/>
        </w:rPr>
        <w:t xml:space="preserve">. </w:t>
      </w:r>
      <w:del w:id="184" w:author="Sharad Chaudhary" w:date="2015-03-19T18:28:00Z">
        <w:r w:rsidR="003E2CD6" w:rsidDel="007B5495">
          <w:rPr>
            <w:sz w:val="20"/>
            <w:szCs w:val="20"/>
          </w:rPr>
          <w:delText>This weekly weighted average secondary market rate uses last week’s current coupon rates:</w:delText>
        </w:r>
      </w:del>
    </w:p>
    <w:p w:rsidR="003E2CD6" w:rsidRDefault="003E2CD6" w:rsidP="00BD45E3">
      <w:pPr>
        <w:spacing w:line="240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w:lastRenderedPageBreak/>
          <m:t>Weekly C</m:t>
        </m:r>
        <m:r>
          <w:rPr>
            <w:rFonts w:ascii="Cambria Math" w:hAnsi="Cambria Math"/>
            <w:sz w:val="20"/>
            <w:szCs w:val="20"/>
          </w:rPr>
          <m:t>urrent Coupon =20%×Monday+20%×Tuesday+20%×Wednesday+20%×Thursday+20%×Friday</m:t>
        </m:r>
      </m:oMath>
      <w:r>
        <w:rPr>
          <w:sz w:val="20"/>
          <w:szCs w:val="20"/>
        </w:rPr>
        <w:t xml:space="preserve"> </w:t>
      </w:r>
    </w:p>
    <w:p w:rsidR="009F15F9" w:rsidRPr="009F15F9" w:rsidRDefault="009F15F9" w:rsidP="00BD45E3">
      <w:pPr>
        <w:spacing w:line="240" w:lineRule="auto"/>
        <w:rPr>
          <w:b/>
          <w:i/>
          <w:sz w:val="20"/>
          <w:szCs w:val="20"/>
        </w:rPr>
      </w:pPr>
      <w:r w:rsidRPr="009F15F9">
        <w:rPr>
          <w:b/>
          <w:i/>
          <w:sz w:val="20"/>
          <w:szCs w:val="20"/>
        </w:rPr>
        <w:t>Servicing Spread</w:t>
      </w:r>
    </w:p>
    <w:p w:rsidR="009F15F9" w:rsidRDefault="009F15F9" w:rsidP="00BD45E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Weekly spread between PMMS rate and weighted average current coupon:</w:t>
      </w:r>
    </w:p>
    <w:p w:rsidR="009F15F9" w:rsidDel="007B5495" w:rsidRDefault="009F15F9" w:rsidP="00BD45E3">
      <w:pPr>
        <w:spacing w:line="240" w:lineRule="auto"/>
        <w:rPr>
          <w:del w:id="185" w:author="Sharad Chaudhary" w:date="2015-03-19T18:28:00Z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Servicing Spread =PMMS-We</m:t>
        </m:r>
        <m:r>
          <w:rPr>
            <w:rFonts w:ascii="Cambria Math" w:hAnsi="Cambria Math"/>
            <w:sz w:val="20"/>
            <w:szCs w:val="20"/>
          </w:rPr>
          <m:t>ekly Weighted Average Current Coupon</m:t>
        </m:r>
      </m:oMath>
      <w:r>
        <w:rPr>
          <w:sz w:val="20"/>
          <w:szCs w:val="20"/>
        </w:rPr>
        <w:t xml:space="preserve"> </w:t>
      </w:r>
      <w:bookmarkStart w:id="186" w:name="_GoBack"/>
      <w:bookmarkEnd w:id="186"/>
    </w:p>
    <w:p w:rsidR="006B573B" w:rsidRDefault="006B573B" w:rsidP="00BD45E3">
      <w:pPr>
        <w:spacing w:line="240" w:lineRule="auto"/>
        <w:rPr>
          <w:sz w:val="20"/>
          <w:szCs w:val="20"/>
        </w:rPr>
      </w:pPr>
    </w:p>
    <w:p w:rsidR="009F15F9" w:rsidRPr="006B573B" w:rsidRDefault="009F15F9" w:rsidP="00BD45E3">
      <w:pPr>
        <w:spacing w:line="240" w:lineRule="auto"/>
        <w:rPr>
          <w:b/>
          <w:sz w:val="20"/>
          <w:szCs w:val="20"/>
          <w:u w:val="single"/>
        </w:rPr>
      </w:pPr>
      <w:r w:rsidRPr="006B573B">
        <w:rPr>
          <w:b/>
          <w:sz w:val="20"/>
          <w:szCs w:val="20"/>
          <w:u w:val="single"/>
        </w:rPr>
        <w:t>Time from Refinancing Application to Funding</w:t>
      </w:r>
    </w:p>
    <w:p w:rsidR="006B573B" w:rsidRPr="006B573B" w:rsidRDefault="006B573B" w:rsidP="00BD45E3">
      <w:pPr>
        <w:spacing w:line="240" w:lineRule="auto"/>
        <w:rPr>
          <w:b/>
          <w:i/>
          <w:sz w:val="20"/>
          <w:szCs w:val="20"/>
        </w:rPr>
      </w:pPr>
      <w:r w:rsidRPr="006B573B">
        <w:rPr>
          <w:b/>
          <w:i/>
          <w:sz w:val="20"/>
          <w:szCs w:val="20"/>
        </w:rPr>
        <w:t xml:space="preserve">Time-to-Close </w:t>
      </w:r>
    </w:p>
    <w:p w:rsidR="009F15F9" w:rsidRDefault="006B573B" w:rsidP="00BD45E3">
      <w:pPr>
        <w:spacing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The t</w:t>
      </w:r>
      <w:r w:rsidRPr="006B573B">
        <w:rPr>
          <w:sz w:val="20"/>
          <w:szCs w:val="20"/>
        </w:rPr>
        <w:t>ime from loan application to funding.</w:t>
      </w:r>
      <w:proofErr w:type="gramEnd"/>
    </w:p>
    <w:p w:rsidR="006B573B" w:rsidDel="00C21D79" w:rsidRDefault="006B573B" w:rsidP="00BD45E3">
      <w:pPr>
        <w:spacing w:line="240" w:lineRule="auto"/>
        <w:rPr>
          <w:del w:id="187" w:author="Sharad Chaudhary" w:date="2015-03-19T18:24:00Z"/>
          <w:sz w:val="20"/>
          <w:szCs w:val="20"/>
        </w:rPr>
      </w:pPr>
    </w:p>
    <w:p w:rsidR="006B573B" w:rsidRPr="006B573B" w:rsidRDefault="006B573B" w:rsidP="00BD45E3">
      <w:pPr>
        <w:spacing w:line="240" w:lineRule="auto"/>
        <w:rPr>
          <w:b/>
          <w:i/>
          <w:sz w:val="20"/>
          <w:szCs w:val="20"/>
        </w:rPr>
      </w:pPr>
      <w:r w:rsidRPr="006B573B">
        <w:rPr>
          <w:b/>
          <w:i/>
          <w:sz w:val="20"/>
          <w:szCs w:val="20"/>
        </w:rPr>
        <w:t>Data Source and Sampling</w:t>
      </w:r>
    </w:p>
    <w:p w:rsidR="006B573B" w:rsidRDefault="006B573B" w:rsidP="00BD45E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We use the </w:t>
      </w:r>
      <w:r w:rsidRPr="006B573B">
        <w:rPr>
          <w:sz w:val="20"/>
          <w:szCs w:val="20"/>
        </w:rPr>
        <w:t>Ellie Mae’s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>Origination Insight Report</w:t>
      </w:r>
      <w:r>
        <w:rPr>
          <w:sz w:val="20"/>
          <w:szCs w:val="20"/>
        </w:rPr>
        <w:t xml:space="preserve"> as data source. This report </w:t>
      </w:r>
      <w:r w:rsidRPr="006B573B">
        <w:rPr>
          <w:sz w:val="20"/>
          <w:szCs w:val="20"/>
        </w:rPr>
        <w:t>mines its application data from a robust sampling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 xml:space="preserve">of approximately 66% of all </w:t>
      </w:r>
      <w:r>
        <w:rPr>
          <w:sz w:val="20"/>
          <w:szCs w:val="20"/>
        </w:rPr>
        <w:t xml:space="preserve">3.7 million </w:t>
      </w:r>
      <w:r w:rsidRPr="006B573B">
        <w:rPr>
          <w:sz w:val="20"/>
          <w:szCs w:val="20"/>
        </w:rPr>
        <w:t>mortgage applications</w:t>
      </w:r>
      <w:r>
        <w:rPr>
          <w:sz w:val="20"/>
          <w:szCs w:val="20"/>
        </w:rPr>
        <w:t xml:space="preserve"> </w:t>
      </w:r>
      <w:r w:rsidRPr="006B573B">
        <w:rPr>
          <w:sz w:val="20"/>
          <w:szCs w:val="20"/>
        </w:rPr>
        <w:t>that were initiat</w:t>
      </w:r>
      <w:r>
        <w:rPr>
          <w:sz w:val="20"/>
          <w:szCs w:val="20"/>
        </w:rPr>
        <w:t xml:space="preserve">ed on the Encompass origination </w:t>
      </w:r>
      <w:r w:rsidRPr="006B573B">
        <w:rPr>
          <w:sz w:val="20"/>
          <w:szCs w:val="20"/>
        </w:rPr>
        <w:t>platform.</w:t>
      </w:r>
      <w:r>
        <w:rPr>
          <w:sz w:val="20"/>
          <w:szCs w:val="20"/>
        </w:rPr>
        <w:t xml:space="preserve"> </w:t>
      </w:r>
      <w:ins w:id="188" w:author="Sharad Chaudhary" w:date="2015-03-19T18:25:00Z">
        <w:r w:rsidR="00C21D79">
          <w:rPr>
            <w:sz w:val="20"/>
            <w:szCs w:val="20"/>
          </w:rPr>
          <w:t>Only</w:t>
        </w:r>
      </w:ins>
      <w:del w:id="189" w:author="Sharad Chaudhary" w:date="2015-03-19T18:25:00Z">
        <w:r w:rsidDel="00C21D79">
          <w:rPr>
            <w:sz w:val="20"/>
            <w:szCs w:val="20"/>
          </w:rPr>
          <w:delText>We only</w:delText>
        </w:r>
      </w:del>
      <w:r>
        <w:rPr>
          <w:sz w:val="20"/>
          <w:szCs w:val="20"/>
        </w:rPr>
        <w:t xml:space="preserve"> </w:t>
      </w:r>
      <w:del w:id="190" w:author="Sharad Chaudhary" w:date="2015-03-19T18:25:00Z">
        <w:r w:rsidDel="00C21D79">
          <w:rPr>
            <w:sz w:val="20"/>
            <w:szCs w:val="20"/>
          </w:rPr>
          <w:delText>use the</w:delText>
        </w:r>
      </w:del>
      <w:r>
        <w:rPr>
          <w:sz w:val="20"/>
          <w:szCs w:val="20"/>
        </w:rPr>
        <w:t xml:space="preserve"> refinance loan data </w:t>
      </w:r>
      <w:ins w:id="191" w:author="Sharad Chaudhary" w:date="2015-03-19T18:25:00Z">
        <w:r w:rsidR="00C21D79">
          <w:rPr>
            <w:sz w:val="20"/>
            <w:szCs w:val="20"/>
          </w:rPr>
          <w:t xml:space="preserve">is used </w:t>
        </w:r>
      </w:ins>
      <w:r>
        <w:rPr>
          <w:sz w:val="20"/>
          <w:szCs w:val="20"/>
        </w:rPr>
        <w:t xml:space="preserve">in this report. The report is generated monthly, and there is a two month lag between </w:t>
      </w:r>
      <w:ins w:id="192" w:author="Sharad Chaudhary" w:date="2015-03-19T18:25:00Z">
        <w:r w:rsidR="00C21D79">
          <w:rPr>
            <w:sz w:val="20"/>
            <w:szCs w:val="20"/>
          </w:rPr>
          <w:t xml:space="preserve">the </w:t>
        </w:r>
      </w:ins>
      <w:r>
        <w:rPr>
          <w:sz w:val="20"/>
          <w:szCs w:val="20"/>
        </w:rPr>
        <w:t>current month and the last report.</w:t>
      </w:r>
    </w:p>
    <w:p w:rsidR="006B573B" w:rsidRPr="00BD45E3" w:rsidRDefault="006B573B" w:rsidP="006B573B">
      <w:pPr>
        <w:spacing w:line="240" w:lineRule="auto"/>
        <w:rPr>
          <w:sz w:val="20"/>
          <w:szCs w:val="20"/>
        </w:rPr>
      </w:pPr>
    </w:p>
    <w:sectPr w:rsidR="006B573B" w:rsidRPr="00BD4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CD8"/>
    <w:rsid w:val="000C0AC7"/>
    <w:rsid w:val="002705C8"/>
    <w:rsid w:val="003E2CD6"/>
    <w:rsid w:val="004824D5"/>
    <w:rsid w:val="004841A3"/>
    <w:rsid w:val="004C2D44"/>
    <w:rsid w:val="004E4E58"/>
    <w:rsid w:val="00593B4B"/>
    <w:rsid w:val="005E2885"/>
    <w:rsid w:val="006B573B"/>
    <w:rsid w:val="00736C1C"/>
    <w:rsid w:val="00780A08"/>
    <w:rsid w:val="007B5495"/>
    <w:rsid w:val="009F15F9"/>
    <w:rsid w:val="00B72EBC"/>
    <w:rsid w:val="00BD185E"/>
    <w:rsid w:val="00BD2084"/>
    <w:rsid w:val="00BD45E3"/>
    <w:rsid w:val="00C21D79"/>
    <w:rsid w:val="00CB3C00"/>
    <w:rsid w:val="00D84CD8"/>
    <w:rsid w:val="00FE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A0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3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5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A0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0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3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B57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Sharad Chaudhary</cp:lastModifiedBy>
  <cp:revision>2</cp:revision>
  <dcterms:created xsi:type="dcterms:W3CDTF">2015-03-19T22:28:00Z</dcterms:created>
  <dcterms:modified xsi:type="dcterms:W3CDTF">2015-03-19T22:28:00Z</dcterms:modified>
</cp:coreProperties>
</file>